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sz w:val="20"/>
          <w:szCs w:val="20"/>
        </w:rPr>
      </w:pPr>
      <w:r w:rsidDel="00000000" w:rsidR="00000000" w:rsidRPr="00000000">
        <w:rPr>
          <w:sz w:val="20"/>
          <w:szCs w:val="20"/>
          <w:rtl w:val="0"/>
        </w:rPr>
        <w:t xml:space="preserve">27 March 2026</w:t>
      </w:r>
    </w:p>
    <w:p w:rsidR="00000000" w:rsidDel="00000000" w:rsidP="00000000" w:rsidRDefault="00000000" w:rsidRPr="00000000" w14:paraId="00000003">
      <w:pPr>
        <w:ind w:left="0" w:firstLine="0"/>
        <w:rPr>
          <w:sz w:val="20"/>
          <w:szCs w:val="20"/>
        </w:rPr>
      </w:pPr>
      <w:r w:rsidDel="00000000" w:rsidR="00000000" w:rsidRPr="00000000">
        <w:rPr>
          <w:sz w:val="20"/>
          <w:szCs w:val="20"/>
          <w:rtl w:val="0"/>
        </w:rPr>
        <w:t xml:space="preserve">NSW Legislative Council </w:t>
      </w:r>
    </w:p>
    <w:p w:rsidR="00000000" w:rsidDel="00000000" w:rsidP="00000000" w:rsidRDefault="00000000" w:rsidRPr="00000000" w14:paraId="00000004">
      <w:pPr>
        <w:ind w:left="0" w:firstLine="0"/>
        <w:rPr>
          <w:sz w:val="20"/>
          <w:szCs w:val="20"/>
        </w:rPr>
      </w:pPr>
      <w:r w:rsidDel="00000000" w:rsidR="00000000" w:rsidRPr="00000000">
        <w:rPr>
          <w:sz w:val="20"/>
          <w:szCs w:val="20"/>
          <w:rtl w:val="0"/>
        </w:rPr>
        <w:t xml:space="preserve">Public Accountability and Works Committee</w:t>
      </w:r>
    </w:p>
    <w:p w:rsidR="00000000" w:rsidDel="00000000" w:rsidP="00000000" w:rsidRDefault="00000000" w:rsidRPr="00000000" w14:paraId="00000005">
      <w:pPr>
        <w:ind w:left="0" w:firstLine="0"/>
        <w:rPr>
          <w:sz w:val="20"/>
          <w:szCs w:val="20"/>
        </w:rPr>
      </w:pPr>
      <w:r w:rsidDel="00000000" w:rsidR="00000000" w:rsidRPr="00000000">
        <w:rPr>
          <w:sz w:val="20"/>
          <w:szCs w:val="20"/>
          <w:rtl w:val="0"/>
        </w:rPr>
        <w:t xml:space="preserve">By email: </w:t>
      </w:r>
      <w:hyperlink r:id="rId8">
        <w:r w:rsidDel="00000000" w:rsidR="00000000" w:rsidRPr="00000000">
          <w:rPr>
            <w:color w:val="1155cc"/>
            <w:sz w:val="20"/>
            <w:szCs w:val="20"/>
            <w:u w:val="single"/>
            <w:rtl w:val="0"/>
          </w:rPr>
          <w:t xml:space="preserve">PAWC@parliament.nsw.gov.au</w:t>
        </w:r>
      </w:hyperlink>
      <w:r w:rsidDel="00000000" w:rsidR="00000000" w:rsidRPr="00000000">
        <w:rPr>
          <w:sz w:val="20"/>
          <w:szCs w:val="20"/>
          <w:rtl w:val="0"/>
        </w:rPr>
        <w:t xml:space="preserve"> </w:t>
      </w:r>
    </w:p>
    <w:p w:rsidR="00000000" w:rsidDel="00000000" w:rsidP="00000000" w:rsidRDefault="00000000" w:rsidRPr="00000000" w14:paraId="00000006">
      <w:pPr>
        <w:ind w:left="0" w:firstLine="0"/>
        <w:rPr>
          <w:sz w:val="20"/>
          <w:szCs w:val="20"/>
        </w:rPr>
      </w:pPr>
      <w:r w:rsidDel="00000000" w:rsidR="00000000" w:rsidRPr="00000000">
        <w:rPr>
          <w:sz w:val="20"/>
          <w:szCs w:val="20"/>
          <w:rtl w:val="0"/>
        </w:rPr>
        <w:t xml:space="preserve">By online submission</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[INSERT COVER PAGE]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[TABLE OF CONTENTS]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jc w:val="both"/>
        <w:rPr>
          <w:color w:val="112d57"/>
          <w:sz w:val="24"/>
          <w:szCs w:val="24"/>
        </w:rPr>
      </w:pPr>
      <w:r w:rsidDel="00000000" w:rsidR="00000000" w:rsidRPr="00000000">
        <w:rPr>
          <w:color w:val="112d57"/>
          <w:sz w:val="24"/>
          <w:szCs w:val="24"/>
          <w:rtl w:val="0"/>
        </w:rPr>
        <w:t xml:space="preserve">PROTOCOL SUBMISSION TO NSW LEGISLATIVE COUNCIL PUBLIC ACCOUNTABILITY AND WORKS COMMITTEE INQUIRY INTO DATA CENTRES 2026</w:t>
      </w:r>
    </w:p>
    <w:p w:rsidR="00000000" w:rsidDel="00000000" w:rsidP="00000000" w:rsidRDefault="00000000" w:rsidRPr="00000000" w14:paraId="00000011">
      <w:pPr>
        <w:ind w:left="0" w:firstLine="0"/>
        <w:jc w:val="left"/>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t xml:space="preserve">Dear Public Accountability and Works Committee, </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t xml:space="preserve">Protocol Policy Lab is pleased to submit our research, </w:t>
      </w:r>
      <w:r w:rsidDel="00000000" w:rsidR="00000000" w:rsidRPr="00000000">
        <w:rPr>
          <w:i w:val="1"/>
          <w:iCs w:val="1"/>
          <w:rtl w:val="0"/>
        </w:rPr>
        <w:t xml:space="preserve">Lessons from International and Interstate Jurisdictions</w:t>
      </w:r>
      <w:r w:rsidDel="00000000" w:rsidR="00000000" w:rsidRPr="00000000">
        <w:rPr>
          <w:rtl w:val="0"/>
        </w:rPr>
        <w:t xml:space="preserve">, to the Committee’s Inquiry into Data Centres 2026, for hearing on 1 May 2026. </w:t>
      </w:r>
    </w:p>
    <w:p w:rsidR="00000000" w:rsidDel="00000000" w:rsidP="00000000" w:rsidRDefault="00000000" w:rsidRPr="00000000" w14:paraId="00000016">
      <w:pPr>
        <w:ind w:left="0" w:firstLine="0"/>
        <w:jc w:val="left"/>
        <w:rPr/>
      </w:pPr>
      <w:r w:rsidDel="00000000" w:rsidR="00000000" w:rsidRPr="00000000">
        <w:rPr>
          <w:rtl w:val="0"/>
        </w:rPr>
      </w:r>
    </w:p>
    <w:p w:rsidR="00000000" w:rsidDel="00000000" w:rsidP="00000000" w:rsidRDefault="00000000" w:rsidRPr="00000000" w14:paraId="00000017">
      <w:pPr>
        <w:ind w:left="0" w:firstLine="0"/>
        <w:jc w:val="left"/>
        <w:rPr>
          <w:b w:val="1"/>
          <w:bCs w:val="1"/>
          <w:color w:val="112d57"/>
          <w:sz w:val="32"/>
          <w:szCs w:val="32"/>
        </w:rPr>
      </w:pPr>
      <w:r w:rsidDel="00000000" w:rsidR="00000000" w:rsidRPr="00000000">
        <w:rPr>
          <w:b w:val="1"/>
          <w:bCs w:val="1"/>
          <w:color w:val="112d57"/>
          <w:sz w:val="32"/>
          <w:szCs w:val="32"/>
          <w:rtl w:val="0"/>
        </w:rPr>
        <w:t xml:space="preserve">ABOUT PROTOCOL</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Protocol is an independent, youth-led technology policy lab that seeks to elevate young Australians’ voices in the national conversation around technology policy. We conduct interdisciplinary policy research on the intersection of emerging technologies and society, aiming to ensure that technology policy serves the public good.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b w:val="1"/>
          <w:bCs w:val="1"/>
          <w:color w:val="112d57"/>
          <w:sz w:val="32"/>
          <w:szCs w:val="32"/>
        </w:rPr>
      </w:pPr>
      <w:r w:rsidDel="00000000" w:rsidR="00000000" w:rsidRPr="00000000">
        <w:rPr>
          <w:b w:val="1"/>
          <w:bCs w:val="1"/>
          <w:color w:val="112d57"/>
          <w:sz w:val="32"/>
          <w:szCs w:val="32"/>
          <w:rtl w:val="0"/>
        </w:rPr>
        <w:t xml:space="preserve">EXECUTIVE SUMMARY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submission responds to Term of Reference (j), which seeks to examine lessons from other jurisdictions, including: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720" w:firstLine="0"/>
        <w:rPr>
          <w:i w:val="1"/>
          <w:iCs w:val="1"/>
        </w:rPr>
      </w:pPr>
      <w:r w:rsidDel="00000000" w:rsidR="00000000" w:rsidRPr="00000000">
        <w:rPr>
          <w:i w:val="1"/>
          <w:iCs w:val="1"/>
          <w:rtl w:val="0"/>
        </w:rPr>
        <w:t xml:space="preserve">(i) approaches adopted internationally and interstate to managing data centre growth; and</w:t>
      </w:r>
    </w:p>
    <w:p w:rsidR="00000000" w:rsidDel="00000000" w:rsidP="00000000" w:rsidRDefault="00000000" w:rsidRPr="00000000" w14:paraId="00000020">
      <w:pPr>
        <w:ind w:left="720" w:firstLine="0"/>
        <w:rPr>
          <w:i w:val="1"/>
          <w:iCs w:val="1"/>
        </w:rPr>
      </w:pPr>
      <w:r w:rsidDel="00000000" w:rsidR="00000000" w:rsidRPr="00000000">
        <w:rPr>
          <w:rtl w:val="0"/>
        </w:rPr>
      </w:r>
    </w:p>
    <w:p w:rsidR="00000000" w:rsidDel="00000000" w:rsidP="00000000" w:rsidRDefault="00000000" w:rsidRPr="00000000" w14:paraId="00000021">
      <w:pPr>
        <w:ind w:left="720" w:firstLine="0"/>
        <w:rPr>
          <w:i w:val="1"/>
          <w:iCs w:val="1"/>
        </w:rPr>
      </w:pPr>
      <w:r w:rsidDel="00000000" w:rsidR="00000000" w:rsidRPr="00000000">
        <w:rPr>
          <w:i w:val="1"/>
          <w:iCs w:val="1"/>
          <w:rtl w:val="0"/>
        </w:rPr>
        <w:t xml:space="preserve">(ii) the applicability of alternative regulatory and policy models to New South Wales.</w:t>
      </w:r>
    </w:p>
    <w:p w:rsidR="00000000" w:rsidDel="00000000" w:rsidP="00000000" w:rsidRDefault="00000000" w:rsidRPr="00000000" w14:paraId="00000022">
      <w:pPr>
        <w:spacing w:after="240" w:before="240" w:lineRule="auto"/>
        <w:rPr/>
      </w:pPr>
      <w:r w:rsidDel="00000000" w:rsidR="00000000" w:rsidRPr="00000000">
        <w:rPr>
          <w:rtl w:val="0"/>
        </w:rPr>
        <w:t xml:space="preserve">To inform this submission, Protocol has conducted a comparative analysis of regulatory and policy approaches to data centre development across a selection of international and interstate jurisdictions. </w:t>
      </w:r>
    </w:p>
    <w:p w:rsidR="00000000" w:rsidDel="00000000" w:rsidP="00000000" w:rsidRDefault="00000000" w:rsidRPr="00000000" w14:paraId="00000023">
      <w:pPr>
        <w:spacing w:after="240" w:before="240" w:lineRule="auto"/>
        <w:rPr/>
      </w:pPr>
      <w:r w:rsidDel="00000000" w:rsidR="00000000" w:rsidRPr="00000000">
        <w:rPr>
          <w:rtl w:val="0"/>
        </w:rPr>
        <w:t xml:space="preserve">The jurisdictions analysed include Norway, the United States, Singapore and Victoria. Our focus emphasised how governments have addressed key policy challenges associated with data centre growth, including electricity demand, environmental sustainability, land-use planning, investment attraction and infrastructure governance. These jurisdictions illustrate a spectrum of approaches ranging from highly structured regulatory regimes to market-driven investment strategies.</w:t>
      </w:r>
    </w:p>
    <w:p w:rsidR="00000000" w:rsidDel="00000000" w:rsidP="00000000" w:rsidRDefault="00000000" w:rsidRPr="00000000" w14:paraId="00000024">
      <w:pPr>
        <w:rPr/>
      </w:pPr>
      <w:r w:rsidDel="00000000" w:rsidR="00000000" w:rsidRPr="00000000">
        <w:rPr>
          <w:rtl w:val="0"/>
        </w:rPr>
        <w:t xml:space="preserve">Based on this jurisdictional analysis, we found that international best practice suggest the following three key recommendations: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Adopting a proactive policy response;</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Implementing long-term infrastructure, energy and water planning; and</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Balancing economic development with sustainability and security. </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b w:val="1"/>
          <w:bCs w:val="1"/>
          <w:color w:val="112d57"/>
          <w:sz w:val="32"/>
          <w:szCs w:val="32"/>
        </w:rPr>
      </w:pPr>
      <w:r w:rsidDel="00000000" w:rsidR="00000000" w:rsidRPr="00000000">
        <w:rPr>
          <w:b w:val="1"/>
          <w:bCs w:val="1"/>
          <w:color w:val="112d57"/>
          <w:sz w:val="32"/>
          <w:szCs w:val="32"/>
          <w:rtl w:val="0"/>
        </w:rPr>
        <w:t xml:space="preserve">KEY RECOMMENDATIONS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Many jurisdictions are confronting the challenges posed by governing the rapid expansion of data centres. Governments have adopted a range of policy approaches, including coordinated planning and dedicated data centre strategies, to promote their policy priorities.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Based on international best practice, Protocol recommends that New South </w:t>
      </w:r>
      <w:commentRangeStart w:id="0"/>
      <w:r w:rsidDel="00000000" w:rsidR="00000000" w:rsidRPr="00000000">
        <w:rPr>
          <w:rtl w:val="0"/>
        </w:rPr>
        <w:t xml:space="preserve">Wales</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8"/>
        </w:numPr>
        <w:ind w:left="720" w:hanging="360"/>
        <w:rPr>
          <w:b w:val="1"/>
          <w:bCs w:val="1"/>
        </w:rPr>
      </w:pPr>
      <w:r w:rsidDel="00000000" w:rsidR="00000000" w:rsidRPr="00000000">
        <w:rPr>
          <w:b w:val="1"/>
          <w:bCs w:val="1"/>
          <w:rtl w:val="0"/>
        </w:rPr>
        <w:t xml:space="preserve">Adopts a proactive policy response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Many jurisdictions have developed dedicated data centre strategies, such as the 2025 Norwegian Government Data Centre Strategy, Singapore’s Green Data Centre Roadmap, and Victoria’s AI Mission Statement.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Beyond these strategies, there has been a variety</w:t>
      </w:r>
      <w:r w:rsidDel="00000000" w:rsidR="00000000" w:rsidRPr="00000000">
        <w:rPr>
          <w:rtl w:val="0"/>
        </w:rPr>
        <w:t xml:space="preserve"> of proactive interventions, ranging from strict development moratoriums to gradual regulatory adjustments and continuation strategies.</w:t>
      </w:r>
      <w:r w:rsidDel="00000000" w:rsidR="00000000" w:rsidRPr="00000000">
        <w:rPr>
          <w:vertAlign w:val="superscript"/>
        </w:rPr>
        <w:footnoteReference w:customMarkFollows="0" w:id="0"/>
      </w:r>
      <w:r w:rsidDel="00000000" w:rsidR="00000000" w:rsidRPr="00000000">
        <w:rPr>
          <w:rtl w:val="0"/>
        </w:rPr>
        <w:t xml:space="preserve"> For example, due to limited land availability, Singapore transitioned from a development moratorium to a managed capacity allocation </w:t>
      </w:r>
      <w:r w:rsidDel="00000000" w:rsidR="00000000" w:rsidRPr="00000000">
        <w:rPr>
          <w:rtl w:val="0"/>
        </w:rPr>
        <w:t xml:space="preserve">regime </w:t>
      </w:r>
      <w:r w:rsidDel="00000000" w:rsidR="00000000" w:rsidRPr="00000000">
        <w:rPr>
          <w:rtl w:val="0"/>
        </w:rPr>
        <w:t xml:space="preserve">via the Data Centre Call for Application process. This framework mandates strict sustainability parameters, including a Power Usage Effectiveness of 1.</w:t>
      </w:r>
      <w:commentRangeStart w:id="1"/>
      <w:r w:rsidDel="00000000" w:rsidR="00000000" w:rsidRPr="00000000">
        <w:rPr>
          <w:rtl w:val="0"/>
        </w:rPr>
        <w:t xml:space="preserve">25</w:t>
      </w:r>
      <w:commentRangeEnd w:id="1"/>
      <w:r w:rsidDel="00000000" w:rsidR="00000000" w:rsidRPr="00000000">
        <w:commentReference w:id="1"/>
      </w:r>
      <w:r w:rsidDel="00000000" w:rsidR="00000000" w:rsidRPr="00000000">
        <w:rPr>
          <w:rtl w:val="0"/>
        </w:rPr>
        <w:t xml:space="preserve"> or better, to decouple digital economic growth from resource consumption.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Furthermore, governments are calibrating regulatory stringency to balance artificial intelligence innovation with consumer protection based on varying institutional parameters.</w:t>
      </w:r>
      <w:r w:rsidDel="00000000" w:rsidR="00000000" w:rsidRPr="00000000">
        <w:rPr>
          <w:vertAlign w:val="superscript"/>
        </w:rPr>
        <w:footnoteReference w:customMarkFollows="0" w:id="1"/>
      </w:r>
      <w:r w:rsidDel="00000000" w:rsidR="00000000" w:rsidRPr="00000000">
        <w:rPr>
          <w:rtl w:val="0"/>
        </w:rPr>
        <w:t xml:space="preserve"> The current NSW Government Data Strategy from </w:t>
      </w:r>
      <w:commentRangeStart w:id="2"/>
      <w:commentRangeStart w:id="3"/>
      <w:r w:rsidDel="00000000" w:rsidR="00000000" w:rsidRPr="00000000">
        <w:rPr>
          <w:rtl w:val="0"/>
        </w:rPr>
        <w:t xml:space="preserve">2021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stresses a “collaborative, coordinated and consistent” approach to using data.</w:t>
      </w:r>
      <w:r w:rsidDel="00000000" w:rsidR="00000000" w:rsidRPr="00000000">
        <w:rPr>
          <w:vertAlign w:val="superscript"/>
        </w:rPr>
        <w:footnoteReference w:customMarkFollows="0" w:id="2"/>
      </w:r>
      <w:r w:rsidDel="00000000" w:rsidR="00000000" w:rsidRPr="00000000">
        <w:rPr>
          <w:rtl w:val="0"/>
        </w:rPr>
        <w:t xml:space="preserve"> A long term strategy might take into account some of the named factors that other jurisdictions have considered - for instance, allocating capacity based on whether providers are able to meet certain environmental and sustainable </w:t>
      </w:r>
      <w:commentRangeStart w:id="4"/>
      <w:commentRangeStart w:id="5"/>
      <w:commentRangeStart w:id="6"/>
      <w:r w:rsidDel="00000000" w:rsidR="00000000" w:rsidRPr="00000000">
        <w:rPr>
          <w:rtl w:val="0"/>
        </w:rPr>
        <w:t xml:space="preserve">standards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NSW does not yet appear to have an equivalent long-term framework specifically directed to the planning and sustainability challenges posed by large-scale data centre development.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8"/>
        </w:numPr>
        <w:ind w:left="720" w:hanging="360"/>
        <w:rPr>
          <w:b w:val="1"/>
          <w:bCs w:val="1"/>
        </w:rPr>
      </w:pPr>
      <w:r w:rsidDel="00000000" w:rsidR="00000000" w:rsidRPr="00000000">
        <w:rPr>
          <w:b w:val="1"/>
          <w:bCs w:val="1"/>
          <w:rtl w:val="0"/>
        </w:rPr>
        <w:t xml:space="preserve">Implements a long-term infrastructure, energy and water planning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Effectively managing the environmental footprint of digital infrastructure necessitates an ecosystem-wide approach to urban sustainability and spatial planning.</w:t>
      </w:r>
      <w:r w:rsidDel="00000000" w:rsidR="00000000" w:rsidRPr="00000000">
        <w:rPr>
          <w:vertAlign w:val="superscript"/>
        </w:rPr>
        <w:footnoteReference w:customMarkFollows="0" w:id="3"/>
      </w:r>
      <w:r w:rsidDel="00000000" w:rsidR="00000000" w:rsidRPr="00000000">
        <w:rPr>
          <w:rtl w:val="0"/>
        </w:rPr>
        <w:t xml:space="preserve"> Modern data centres possess substantial thermal and computational inertia, </w:t>
      </w:r>
      <w:commentRangeStart w:id="7"/>
      <w:r w:rsidDel="00000000" w:rsidR="00000000" w:rsidRPr="00000000">
        <w:rPr>
          <w:rtl w:val="0"/>
        </w:rPr>
        <w:t xml:space="preserve">enabling them to function as dynamic flexibility assets that stabilise integrated power systems</w:t>
      </w:r>
      <w:commentRangeEnd w:id="7"/>
      <w:r w:rsidDel="00000000" w:rsidR="00000000" w:rsidRPr="00000000">
        <w:commentReference w:id="7"/>
      </w:r>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Consequently, state-led development models increasingly prioritise strategic geographic distribution, directing infrastructure growth towards locations that optimise </w:t>
      </w:r>
      <w:commentRangeStart w:id="8"/>
      <w:r w:rsidDel="00000000" w:rsidR="00000000" w:rsidRPr="00000000">
        <w:rPr>
          <w:rtl w:val="0"/>
        </w:rPr>
        <w:t xml:space="preserve">upstream resource availability</w:t>
      </w:r>
      <w:commentRangeEnd w:id="8"/>
      <w:r w:rsidDel="00000000" w:rsidR="00000000" w:rsidRPr="00000000">
        <w:commentReference w:id="8"/>
      </w:r>
      <w:r w:rsidDel="00000000" w:rsidR="00000000" w:rsidRPr="00000000">
        <w:rPr>
          <w:rtl w:val="0"/>
        </w:rPr>
        <w:t xml:space="preserve"> and grid integration.</w:t>
      </w:r>
      <w:r w:rsidDel="00000000" w:rsidR="00000000" w:rsidRPr="00000000">
        <w:rPr>
          <w:vertAlign w:val="superscript"/>
        </w:rPr>
        <w:footnoteReference w:customMarkFollows="0" w:id="5"/>
      </w:r>
      <w:r w:rsidDel="00000000" w:rsidR="00000000" w:rsidRPr="00000000">
        <w:rPr>
          <w:rtl w:val="0"/>
        </w:rPr>
        <w:t xml:space="preserve"> For instance, the United Kingdom accelerates infrastructure development through Artificial Intelligence Growth Zones, strategically co-locating data centres near sources of renewable generation or areas of grid surplus. Similarly, Victoria coordinates planning through a Sustainable Data Centre Action Plan that leverages transport, energy, and water usage data to determine sustainable build locations.</w:t>
      </w:r>
      <w:r w:rsidDel="00000000" w:rsidR="00000000" w:rsidRPr="00000000">
        <w:rPr>
          <w:rtl w:val="0"/>
        </w:rPr>
        <w:t xml:space="preserve"> Singapore’s Green Data Centre Roadmap aims to allocate access to data centres based on environmental capacity.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Jurisdictions must navigate the acute socio-environmental strains placed on </w:t>
      </w:r>
      <w:commentRangeStart w:id="9"/>
      <w:r w:rsidDel="00000000" w:rsidR="00000000" w:rsidRPr="00000000">
        <w:rPr>
          <w:rtl w:val="0"/>
        </w:rPr>
        <w:t xml:space="preserve">host communities</w:t>
      </w:r>
      <w:commentRangeEnd w:id="9"/>
      <w:r w:rsidDel="00000000" w:rsidR="00000000" w:rsidRPr="00000000">
        <w:commentReference w:id="9"/>
      </w:r>
      <w:r w:rsidDel="00000000" w:rsidR="00000000" w:rsidRPr="00000000">
        <w:rPr>
          <w:rtl w:val="0"/>
        </w:rPr>
        <w:t xml:space="preserve">, weighing the promises of economic growth against infrastructural burdens and </w:t>
      </w:r>
      <w:commentRangeStart w:id="10"/>
      <w:r w:rsidDel="00000000" w:rsidR="00000000" w:rsidRPr="00000000">
        <w:rPr>
          <w:rtl w:val="0"/>
        </w:rPr>
        <w:t xml:space="preserve">degraded power quality</w:t>
      </w:r>
      <w:commentRangeEnd w:id="10"/>
      <w:r w:rsidDel="00000000" w:rsidR="00000000" w:rsidRPr="00000000">
        <w:commentReference w:id="10"/>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Sustainable energy and water planning is an especially essential consideration for NSW in the absence of long-term planning. Approximately 80% of energy is derived from non-renewable sources as per the latest NSW State of the Environment Report.</w:t>
      </w:r>
      <w:r w:rsidDel="00000000" w:rsidR="00000000" w:rsidRPr="00000000">
        <w:rPr>
          <w:vertAlign w:val="superscript"/>
        </w:rPr>
        <w:footnoteReference w:customMarkFollows="0" w:id="7"/>
      </w:r>
      <w:r w:rsidDel="00000000" w:rsidR="00000000" w:rsidRPr="00000000">
        <w:rPr>
          <w:rtl w:val="0"/>
        </w:rPr>
        <w:t xml:space="preserve"> Additionally, due to population growth, water consumption is sharply increasing - from about 3,332 GL in 2019-20 to </w:t>
      </w:r>
      <w:r w:rsidDel="00000000" w:rsidR="00000000" w:rsidRPr="00000000">
        <w:rPr>
          <w:sz w:val="24"/>
          <w:szCs w:val="24"/>
          <w:highlight w:val="white"/>
          <w:rtl w:val="0"/>
        </w:rPr>
        <w:t xml:space="preserve">6,552 GL</w:t>
      </w:r>
      <w:r w:rsidDel="00000000" w:rsidR="00000000" w:rsidRPr="00000000">
        <w:rPr>
          <w:rtl w:val="0"/>
        </w:rPr>
        <w:t xml:space="preserve"> in 2023-24.</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8"/>
        </w:numPr>
        <w:ind w:left="720" w:hanging="360"/>
        <w:rPr>
          <w:b w:val="1"/>
          <w:bCs w:val="1"/>
        </w:rPr>
      </w:pPr>
      <w:r w:rsidDel="00000000" w:rsidR="00000000" w:rsidRPr="00000000">
        <w:rPr>
          <w:b w:val="1"/>
          <w:bCs w:val="1"/>
          <w:rtl w:val="0"/>
        </w:rPr>
        <w:t xml:space="preserve">Balance economic development with sustainability and security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All of the jurisdictions acknowledge the need for policy frameworks that balance economic development with environmental sustainability, energy security and data governance, although the policy mechanisms used differ.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example, Norway’s 2025 Data Centre Strategy positions data centres as critical national digital infrastructure whilst emphasising alignment with the country’s net-zero commitments and energy security priorities. The strategy explicitly seeks to balance the attraction of foreign investment with the protection of national energy and </w:t>
      </w:r>
      <w:commentRangeStart w:id="11"/>
      <w:r w:rsidDel="00000000" w:rsidR="00000000" w:rsidRPr="00000000">
        <w:rPr>
          <w:rtl w:val="0"/>
        </w:rPr>
        <w:t xml:space="preserve">data sovereignty</w:t>
      </w:r>
      <w:commentRangeEnd w:id="11"/>
      <w:r w:rsidDel="00000000" w:rsidR="00000000" w:rsidRPr="00000000">
        <w:commentReference w:id="11"/>
      </w:r>
      <w:r w:rsidDel="00000000" w:rsidR="00000000" w:rsidRPr="00000000">
        <w:rPr>
          <w:rtl w:val="0"/>
        </w:rPr>
        <w:t xml:space="preserve">. Similarly, Victoria seeks to promote data centre investment with a focus on economic development, but factors in sustainability considerations in its </w:t>
      </w:r>
      <w:r w:rsidDel="00000000" w:rsidR="00000000" w:rsidRPr="00000000">
        <w:rPr>
          <w:rtl w:val="0"/>
        </w:rPr>
        <w:t xml:space="preserve">Sustainable Data Centre Action Plan</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These examples illustrate that while policy approaches vary, jurisdictions consistently recognise that effective data centre governance requires balancing the economic benefits of digital infrastructure investment with sustainability objectives, resource constraints and national security considerations.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This is particularly important for NSW, which has been pursuing data-centre led economic development actively. Planning reforms specifically identified warehouses and data centres as sectors capable of supporting economic recovery in 2021 as a means to recover from the COVID-19 pandemic.</w:t>
      </w:r>
      <w:r w:rsidDel="00000000" w:rsidR="00000000" w:rsidRPr="00000000">
        <w:rPr>
          <w:vertAlign w:val="superscript"/>
        </w:rPr>
        <w:footnoteReference w:customMarkFollows="0" w:id="9"/>
      </w:r>
      <w:r w:rsidDel="00000000" w:rsidR="00000000" w:rsidRPr="00000000">
        <w:rPr>
          <w:rtl w:val="0"/>
        </w:rPr>
        <w:t xml:space="preserve"> More recently, the Minns Government’s Investment Delivery Authority has been used to fast-track major private investment with the first round of expressions of interest including 23 data-centre and technology proposals valued at $72 billion.</w:t>
      </w:r>
      <w:r w:rsidDel="00000000" w:rsidR="00000000" w:rsidRPr="00000000">
        <w:rPr>
          <w:vertAlign w:val="superscript"/>
        </w:rPr>
        <w:footnoteReference w:customMarkFollows="0" w:id="10"/>
      </w:r>
      <w:r w:rsidDel="00000000" w:rsidR="00000000" w:rsidRPr="00000000">
        <w:rPr>
          <w:rtl w:val="0"/>
        </w:rPr>
        <w:t xml:space="preserve"> In late 2025, the “biggest data centre in the Southern Hemisphere” was given approval by the Minns Government as a means to support the burgeoning digital economy, generating 220 construction jobs and 265 operational </w:t>
      </w:r>
      <w:commentRangeStart w:id="12"/>
      <w:r w:rsidDel="00000000" w:rsidR="00000000" w:rsidRPr="00000000">
        <w:rPr>
          <w:rtl w:val="0"/>
        </w:rPr>
        <w:t xml:space="preserve">jobs</w:t>
      </w:r>
      <w:commentRangeEnd w:id="12"/>
      <w:r w:rsidDel="00000000" w:rsidR="00000000" w:rsidRPr="00000000">
        <w:commentReference w:id="12"/>
      </w:r>
      <w:r w:rsidDel="00000000" w:rsidR="00000000" w:rsidRPr="00000000">
        <w:rPr>
          <w:rtl w:val="0"/>
        </w:rPr>
        <w:t xml:space="preserve">.</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Authors of this submission</w:t>
      </w:r>
      <w:r w:rsidDel="00000000" w:rsidR="00000000" w:rsidRPr="00000000">
        <w:rPr>
          <w:rtl w:val="0"/>
        </w:rPr>
        <w:t xml:space="preserve">:</w:t>
      </w:r>
    </w:p>
    <w:p w:rsidR="00000000" w:rsidDel="00000000" w:rsidP="00000000" w:rsidRDefault="00000000" w:rsidRPr="00000000" w14:paraId="0000004E">
      <w:pPr>
        <w:rPr>
          <w:b w:val="1"/>
          <w:bCs w:val="1"/>
        </w:rPr>
      </w:pPr>
      <w:r w:rsidDel="00000000" w:rsidR="00000000" w:rsidRPr="00000000">
        <w:rPr>
          <w:b w:val="1"/>
          <w:bCs w:val="1"/>
          <w:rtl w:val="0"/>
        </w:rPr>
        <w:t xml:space="preserve">Lola Caple</w:t>
      </w:r>
    </w:p>
    <w:p w:rsidR="00000000" w:rsidDel="00000000" w:rsidP="00000000" w:rsidRDefault="00000000" w:rsidRPr="00000000" w14:paraId="0000004F">
      <w:pPr>
        <w:rPr>
          <w:b w:val="1"/>
          <w:bCs w:val="1"/>
        </w:rPr>
      </w:pPr>
      <w:r w:rsidDel="00000000" w:rsidR="00000000" w:rsidRPr="00000000">
        <w:rPr>
          <w:b w:val="1"/>
          <w:bCs w:val="1"/>
          <w:rtl w:val="0"/>
        </w:rPr>
        <w:t xml:space="preserve">Emma Cooney</w:t>
      </w:r>
    </w:p>
    <w:p w:rsidR="00000000" w:rsidDel="00000000" w:rsidP="00000000" w:rsidRDefault="00000000" w:rsidRPr="00000000" w14:paraId="00000050">
      <w:pPr>
        <w:rPr>
          <w:b w:val="1"/>
          <w:bCs w:val="1"/>
        </w:rPr>
      </w:pPr>
      <w:r w:rsidDel="00000000" w:rsidR="00000000" w:rsidRPr="00000000">
        <w:rPr>
          <w:b w:val="1"/>
          <w:bCs w:val="1"/>
          <w:rtl w:val="0"/>
        </w:rPr>
        <w:t xml:space="preserve">Oliver Donnelly</w:t>
      </w:r>
    </w:p>
    <w:p w:rsidR="00000000" w:rsidDel="00000000" w:rsidP="00000000" w:rsidRDefault="00000000" w:rsidRPr="00000000" w14:paraId="00000051">
      <w:pPr>
        <w:rPr>
          <w:b w:val="1"/>
          <w:bCs w:val="1"/>
        </w:rPr>
      </w:pPr>
      <w:r w:rsidDel="00000000" w:rsidR="00000000" w:rsidRPr="00000000">
        <w:rPr>
          <w:b w:val="1"/>
          <w:bCs w:val="1"/>
          <w:rtl w:val="0"/>
        </w:rPr>
        <w:t xml:space="preserve">Zac Kienzle </w:t>
      </w:r>
    </w:p>
    <w:p w:rsidR="00000000" w:rsidDel="00000000" w:rsidP="00000000" w:rsidRDefault="00000000" w:rsidRPr="00000000" w14:paraId="00000052">
      <w:pPr>
        <w:rPr>
          <w:b w:val="1"/>
          <w:bCs w:val="1"/>
        </w:rPr>
      </w:pPr>
      <w:r w:rsidDel="00000000" w:rsidR="00000000" w:rsidRPr="00000000">
        <w:rPr>
          <w:b w:val="1"/>
          <w:bCs w:val="1"/>
          <w:rtl w:val="0"/>
        </w:rPr>
        <w:t xml:space="preserve">Devjeet Matta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color w:val="112d57"/>
          <w:sz w:val="32"/>
          <w:szCs w:val="32"/>
        </w:rPr>
      </w:pPr>
      <w:r w:rsidDel="00000000" w:rsidR="00000000" w:rsidRPr="00000000">
        <w:rPr>
          <w:b w:val="1"/>
          <w:bCs w:val="1"/>
          <w:color w:val="112d57"/>
          <w:sz w:val="32"/>
          <w:szCs w:val="32"/>
          <w:rtl w:val="0"/>
        </w:rPr>
        <w:t xml:space="preserve">COMPARATIVE JURISDICTIONAL ANALYSIS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i w:val="1"/>
          <w:iCs w:val="1"/>
          <w:u w:val="single"/>
        </w:rPr>
      </w:pPr>
      <w:r w:rsidDel="00000000" w:rsidR="00000000" w:rsidRPr="00000000">
        <w:rPr>
          <w:b w:val="1"/>
          <w:bCs w:val="1"/>
          <w:i w:val="1"/>
          <w:iCs w:val="1"/>
          <w:u w:val="single"/>
        </w:rPr>
        <w:drawing>
          <wp:inline distB="114300" distT="114300" distL="114300" distR="114300">
            <wp:extent cx="5943600" cy="3136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Figure 1. World Map with relevant jurisdictions highlighted.</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ind w:left="0" w:firstLine="0"/>
        <w:rPr/>
      </w:pPr>
      <w:bookmarkStart w:colFirst="0" w:colLast="0" w:name="_tv0k869dkgbi" w:id="0"/>
      <w:bookmarkEnd w:id="0"/>
      <w:r w:rsidDel="00000000" w:rsidR="00000000" w:rsidRPr="00000000">
        <w:rPr>
          <w:rtl w:val="0"/>
        </w:rPr>
        <w:t xml:space="preserve">Norway</w:t>
      </w:r>
    </w:p>
    <w:p w:rsidR="00000000" w:rsidDel="00000000" w:rsidP="00000000" w:rsidRDefault="00000000" w:rsidRPr="00000000" w14:paraId="0000005E">
      <w:pPr>
        <w:rPr/>
      </w:pPr>
      <w:r w:rsidDel="00000000" w:rsidR="00000000" w:rsidRPr="00000000">
        <w:rPr>
          <w:rtl w:val="0"/>
        </w:rPr>
      </w:r>
    </w:p>
    <w:tbl>
      <w:tblPr>
        <w:tblStyle w:val="Table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u w:val="single"/>
              </w:rPr>
            </w:pPr>
            <w:r w:rsidDel="00000000" w:rsidR="00000000" w:rsidRPr="00000000">
              <w:rPr>
                <w:b w:val="1"/>
                <w:bCs w:val="1"/>
                <w:u w:val="single"/>
                <w:rtl w:val="0"/>
              </w:rPr>
              <w:t xml:space="preserve">Jurisdictional context</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Norway is a Nordic country with a population of approximately 5.5 million. Norway has an almost 100% renewable electricity supply (predominantly hydropower), </w:t>
            </w:r>
            <w:r w:rsidDel="00000000" w:rsidR="00000000" w:rsidRPr="00000000">
              <w:rPr>
                <w:rtl w:val="0"/>
              </w:rPr>
              <w:t xml:space="preserve">a </w:t>
            </w:r>
            <w:r w:rsidDel="00000000" w:rsidR="00000000" w:rsidRPr="00000000">
              <w:rPr>
                <w:rtl w:val="0"/>
              </w:rPr>
              <w:t xml:space="preserve">cold climate, low risk of natural hazards, and suitable fibre-optic connectivity. These features position Norway as a prime location for AI data centre development.</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62">
            <w:pPr>
              <w:widowControl w:val="0"/>
              <w:spacing w:line="240" w:lineRule="auto"/>
              <w:jc w:val="both"/>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Norwegian data centre power consumption was approximately 2.5 TWh in 2024. However, electricity consumption in Norwegian data centres increased by 70% from 2024 to 2025 (from 1.64 TWh to 2.79 TWh), with projections of 4-9 TWh by </w:t>
            </w:r>
            <w:r w:rsidDel="00000000" w:rsidR="00000000" w:rsidRPr="00000000">
              <w:rPr>
                <w:rtl w:val="0"/>
              </w:rPr>
              <w:t xml:space="preserve">2030</w:t>
            </w:r>
            <w:r w:rsidDel="00000000" w:rsidR="00000000" w:rsidRPr="00000000">
              <w:rPr>
                <w:rtl w:val="0"/>
              </w:rPr>
              <w:t xml:space="preserve">.</w:t>
            </w:r>
          </w:p>
          <w:p w:rsidR="00000000" w:rsidDel="00000000" w:rsidP="00000000" w:rsidRDefault="00000000" w:rsidRPr="00000000" w14:paraId="00000064">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u w:val="single"/>
              </w:rPr>
            </w:pPr>
            <w:r w:rsidDel="00000000" w:rsidR="00000000" w:rsidRPr="00000000">
              <w:rPr>
                <w:b w:val="1"/>
                <w:bCs w:val="1"/>
                <w:u w:val="single"/>
                <w:rtl w:val="0"/>
              </w:rPr>
              <w:t xml:space="preserve">Policy priorities</w:t>
            </w:r>
          </w:p>
          <w:p w:rsidR="00000000" w:rsidDel="00000000" w:rsidP="00000000" w:rsidRDefault="00000000" w:rsidRPr="00000000" w14:paraId="00000066">
            <w:pPr>
              <w:widowControl w:val="0"/>
              <w:spacing w:line="240" w:lineRule="auto"/>
              <w:rPr>
                <w:b w:val="1"/>
                <w:bCs w:val="1"/>
              </w:rPr>
            </w:pPr>
            <w:r w:rsidDel="00000000" w:rsidR="00000000" w:rsidRPr="00000000">
              <w:rPr>
                <w:rtl w:val="0"/>
              </w:rPr>
            </w:r>
          </w:p>
          <w:p w:rsidR="00000000" w:rsidDel="00000000" w:rsidP="00000000" w:rsidRDefault="00000000" w:rsidRPr="00000000" w14:paraId="00000067">
            <w:pPr>
              <w:numPr>
                <w:ilvl w:val="0"/>
                <w:numId w:val="24"/>
              </w:numPr>
              <w:spacing w:line="240" w:lineRule="auto"/>
              <w:ind w:left="720" w:hanging="360"/>
              <w:rPr>
                <w:u w:val="none"/>
              </w:rPr>
            </w:pPr>
            <w:r w:rsidDel="00000000" w:rsidR="00000000" w:rsidRPr="00000000">
              <w:rPr>
                <w:b w:val="1"/>
                <w:bCs w:val="1"/>
                <w:rtl w:val="0"/>
              </w:rPr>
              <w:t xml:space="preserve">Renewable Energy &amp; Net Zero</w:t>
            </w:r>
            <w:r w:rsidDel="00000000" w:rsidR="00000000" w:rsidRPr="00000000">
              <w:rPr>
                <w:rtl w:val="0"/>
              </w:rPr>
              <w:t xml:space="preserve">: Norway prioritises </w:t>
            </w:r>
            <w:r w:rsidDel="00000000" w:rsidR="00000000" w:rsidRPr="00000000">
              <w:rPr>
                <w:rtl w:val="0"/>
              </w:rPr>
              <w:t xml:space="preserve">aligning</w:t>
            </w:r>
            <w:r w:rsidDel="00000000" w:rsidR="00000000" w:rsidRPr="00000000">
              <w:rPr>
                <w:rtl w:val="0"/>
              </w:rPr>
              <w:t xml:space="preserve"> data centre growth with its Net Zero commitments. The Norwegian government plans to expand onshore and offshore wind, hydropower and solar capacity to meet the doubling of data centre energy consumption observed between 2022 and 2024.</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numPr>
                <w:ilvl w:val="0"/>
                <w:numId w:val="19"/>
              </w:numPr>
              <w:spacing w:line="240" w:lineRule="auto"/>
              <w:ind w:left="720" w:hanging="360"/>
              <w:rPr>
                <w:u w:val="none"/>
              </w:rPr>
            </w:pPr>
            <w:r w:rsidDel="00000000" w:rsidR="00000000" w:rsidRPr="00000000">
              <w:rPr>
                <w:b w:val="1"/>
                <w:bCs w:val="1"/>
                <w:rtl w:val="0"/>
              </w:rPr>
              <w:t xml:space="preserve">Energy Security &amp; Sovereignty</w:t>
            </w:r>
            <w:r w:rsidDel="00000000" w:rsidR="00000000" w:rsidRPr="00000000">
              <w:rPr>
                <w:rtl w:val="0"/>
              </w:rPr>
              <w:t xml:space="preserve">: Concerns have been raised by the Norwegian Water and Energy Resources Directorate and Norway’s largest bank (DNB) that increased power exports combined with data centre demand may necessitate power rationing.</w:t>
            </w:r>
            <w:r w:rsidDel="00000000" w:rsidR="00000000" w:rsidRPr="00000000">
              <w:rPr>
                <w:vertAlign w:val="superscript"/>
              </w:rPr>
              <w:footnoteReference w:customMarkFollows="0" w:id="14"/>
            </w:r>
            <w:r w:rsidDel="00000000" w:rsidR="00000000" w:rsidRPr="00000000">
              <w:rPr>
                <w:rtl w:val="0"/>
              </w:rPr>
              <w:t xml:space="preserve"> This has elevated energy sovereignty as a central policy priority.</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numPr>
                <w:ilvl w:val="0"/>
                <w:numId w:val="27"/>
              </w:numPr>
              <w:spacing w:line="240" w:lineRule="auto"/>
              <w:ind w:left="720" w:hanging="360"/>
              <w:rPr>
                <w:u w:val="none"/>
              </w:rPr>
            </w:pPr>
            <w:r w:rsidDel="00000000" w:rsidR="00000000" w:rsidRPr="00000000">
              <w:rPr>
                <w:b w:val="1"/>
                <w:bCs w:val="1"/>
                <w:rtl w:val="0"/>
              </w:rPr>
              <w:t xml:space="preserve">Economic Development &amp; Foreign Investment</w:t>
            </w:r>
            <w:r w:rsidDel="00000000" w:rsidR="00000000" w:rsidRPr="00000000">
              <w:rPr>
                <w:rtl w:val="0"/>
              </w:rPr>
              <w:t xml:space="preserve">: Norway actively seeks to attract international data centre investment whilst protecting national energy and data sovereignty interests. The 2025 Data Centre Strategy explicitly prioritises the balancing of these objectives.</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numPr>
                <w:ilvl w:val="0"/>
                <w:numId w:val="8"/>
              </w:numPr>
              <w:spacing w:line="240" w:lineRule="auto"/>
              <w:ind w:left="720" w:hanging="360"/>
              <w:rPr>
                <w:u w:val="none"/>
              </w:rPr>
            </w:pPr>
            <w:r w:rsidDel="00000000" w:rsidR="00000000" w:rsidRPr="00000000">
              <w:rPr>
                <w:b w:val="1"/>
                <w:bCs w:val="1"/>
                <w:rtl w:val="0"/>
              </w:rPr>
              <w:t xml:space="preserve">Workforce Development</w:t>
            </w:r>
            <w:r w:rsidDel="00000000" w:rsidR="00000000" w:rsidRPr="00000000">
              <w:rPr>
                <w:rtl w:val="0"/>
              </w:rPr>
              <w:t xml:space="preserve">: The 2020 Data Centre Strategy introduced a focus on increasing employment opportunities arising from AI data centre regulation and infrastructure </w:t>
            </w:r>
            <w:r w:rsidDel="00000000" w:rsidR="00000000" w:rsidRPr="00000000">
              <w:rPr>
                <w:rtl w:val="0"/>
              </w:rPr>
              <w:t xml:space="preserve">growth</w:t>
            </w:r>
            <w:r w:rsidDel="00000000" w:rsidR="00000000" w:rsidRPr="00000000">
              <w:rPr>
                <w:rtl w:val="0"/>
              </w:rPr>
              <w:t xml:space="preserve">.</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numPr>
                <w:ilvl w:val="0"/>
                <w:numId w:val="29"/>
              </w:numPr>
              <w:spacing w:line="240" w:lineRule="auto"/>
              <w:ind w:left="720" w:hanging="360"/>
              <w:rPr>
                <w:u w:val="none"/>
              </w:rPr>
            </w:pPr>
            <w:r w:rsidDel="00000000" w:rsidR="00000000" w:rsidRPr="00000000">
              <w:rPr>
                <w:b w:val="1"/>
                <w:bCs w:val="1"/>
                <w:rtl w:val="0"/>
              </w:rPr>
              <w:t xml:space="preserve">Environmental Sustainability</w:t>
            </w:r>
            <w:r w:rsidDel="00000000" w:rsidR="00000000" w:rsidRPr="00000000">
              <w:rPr>
                <w:rtl w:val="0"/>
              </w:rPr>
              <w:t xml:space="preserve">: The government mandates cost-benefit analyses for </w:t>
            </w:r>
            <w:r w:rsidDel="00000000" w:rsidR="00000000" w:rsidRPr="00000000">
              <w:rPr>
                <w:rtl w:val="0"/>
              </w:rPr>
              <w:t xml:space="preserve">the utilisation of </w:t>
            </w:r>
            <w:r w:rsidDel="00000000" w:rsidR="00000000" w:rsidRPr="00000000">
              <w:rPr>
                <w:rtl w:val="0"/>
              </w:rPr>
              <w:t xml:space="preserve">excess heat and requires sustainable site planning near hydro and geothermal assets. There is increasing legislative and public pressure </w:t>
            </w:r>
            <w:r w:rsidDel="00000000" w:rsidR="00000000" w:rsidRPr="00000000">
              <w:rPr>
                <w:rtl w:val="0"/>
              </w:rPr>
              <w:t xml:space="preserve">to reduce the carbon footprint of data centre operations</w:t>
            </w:r>
            <w:r w:rsidDel="00000000" w:rsidR="00000000" w:rsidRPr="00000000">
              <w:rPr>
                <w:rtl w:val="0"/>
              </w:rPr>
              <w:t xml:space="preserve">.</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numPr>
                <w:ilvl w:val="0"/>
                <w:numId w:val="11"/>
              </w:numPr>
              <w:spacing w:line="240" w:lineRule="auto"/>
              <w:ind w:left="720" w:hanging="360"/>
              <w:rPr>
                <w:u w:val="none"/>
              </w:rPr>
            </w:pPr>
            <w:r w:rsidDel="00000000" w:rsidR="00000000" w:rsidRPr="00000000">
              <w:rPr>
                <w:b w:val="1"/>
                <w:bCs w:val="1"/>
                <w:rtl w:val="0"/>
              </w:rPr>
              <w:t xml:space="preserve">Data Sovereignty</w:t>
            </w:r>
            <w:r w:rsidDel="00000000" w:rsidR="00000000" w:rsidRPr="00000000">
              <w:rPr>
                <w:rtl w:val="0"/>
              </w:rPr>
              <w:t xml:space="preserve">: The incorporation of the EU AI Act and GDPR framework into Norway’s </w:t>
            </w:r>
            <w:r w:rsidDel="00000000" w:rsidR="00000000" w:rsidRPr="00000000">
              <w:rPr>
                <w:i w:val="1"/>
                <w:iCs w:val="1"/>
                <w:rtl w:val="0"/>
              </w:rPr>
              <w:t xml:space="preserve">Personal Data Act</w:t>
            </w:r>
            <w:r w:rsidDel="00000000" w:rsidR="00000000" w:rsidRPr="00000000">
              <w:rPr>
                <w:rtl w:val="0"/>
              </w:rPr>
              <w:t xml:space="preserve"> signals the Norwegian commitment to protecting personal data and ensuring that data processing infrastructure meets European standards.</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i w:val="1"/>
                <w:iCs w:val="1"/>
              </w:rPr>
            </w:pPr>
            <w:r w:rsidDel="00000000" w:rsidR="00000000" w:rsidRPr="00000000">
              <w:rPr>
                <w:b w:val="1"/>
                <w:bCs w:val="1"/>
                <w:u w:val="single"/>
                <w:rtl w:val="0"/>
              </w:rPr>
              <w:t xml:space="preserve">Key policy instruments, key strategies and </w:t>
            </w:r>
            <w:r w:rsidDel="00000000" w:rsidR="00000000" w:rsidRPr="00000000">
              <w:rPr>
                <w:b w:val="1"/>
                <w:bCs w:val="1"/>
                <w:u w:val="single"/>
                <w:rtl w:val="0"/>
              </w:rPr>
              <w:t xml:space="preserve">regulations</w:t>
            </w:r>
            <w:r w:rsidDel="00000000" w:rsidR="00000000" w:rsidRPr="00000000">
              <w:rPr>
                <w:i w:val="1"/>
                <w:iCs w:val="1"/>
                <w:vertAlign w:val="superscript"/>
              </w:rPr>
              <w:footnoteReference w:customMarkFollows="0" w:id="20"/>
            </w:r>
            <w:r w:rsidDel="00000000" w:rsidR="00000000" w:rsidRPr="00000000">
              <w:rPr>
                <w:rtl w:val="0"/>
              </w:rPr>
            </w:r>
          </w:p>
          <w:p w:rsidR="00000000" w:rsidDel="00000000" w:rsidP="00000000" w:rsidRDefault="00000000" w:rsidRPr="00000000" w14:paraId="00000074">
            <w:pPr>
              <w:widowControl w:val="0"/>
              <w:numPr>
                <w:ilvl w:val="0"/>
                <w:numId w:val="16"/>
              </w:numPr>
              <w:spacing w:after="0" w:afterAutospacing="0" w:before="240" w:line="240" w:lineRule="auto"/>
              <w:ind w:left="720" w:hanging="360"/>
              <w:rPr>
                <w:u w:val="none"/>
              </w:rPr>
            </w:pPr>
            <w:r w:rsidDel="00000000" w:rsidR="00000000" w:rsidRPr="00000000">
              <w:rPr>
                <w:b w:val="1"/>
                <w:bCs w:val="1"/>
                <w:i w:val="1"/>
                <w:iCs w:val="1"/>
                <w:rtl w:val="0"/>
              </w:rPr>
              <w:t xml:space="preserve">The Norwegian Energy Act</w:t>
            </w:r>
            <w:r w:rsidDel="00000000" w:rsidR="00000000" w:rsidRPr="00000000">
              <w:rPr>
                <w:b w:val="1"/>
                <w:bCs w:val="1"/>
                <w:rtl w:val="0"/>
              </w:rPr>
              <w:t xml:space="preserve"> </w:t>
            </w:r>
            <w:r w:rsidDel="00000000" w:rsidR="00000000" w:rsidRPr="00000000">
              <w:rPr>
                <w:rtl w:val="0"/>
              </w:rPr>
              <w:t xml:space="preserve">(1990) – Amended on 1 January 2025 to implement stricter regulations for data centres;</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075">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Operates alongside the </w:t>
            </w:r>
            <w:r w:rsidDel="00000000" w:rsidR="00000000" w:rsidRPr="00000000">
              <w:rPr>
                <w:i w:val="1"/>
                <w:iCs w:val="1"/>
                <w:rtl w:val="0"/>
              </w:rPr>
              <w:t xml:space="preserve">Electronic Communications Act</w:t>
            </w:r>
            <w:r w:rsidDel="00000000" w:rsidR="00000000" w:rsidRPr="00000000">
              <w:rPr>
                <w:rtl w:val="0"/>
              </w:rPr>
              <w:t xml:space="preserve"> (2025) and </w:t>
            </w:r>
            <w:r w:rsidDel="00000000" w:rsidR="00000000" w:rsidRPr="00000000">
              <w:rPr>
                <w:i w:val="1"/>
                <w:iCs w:val="1"/>
                <w:rtl w:val="0"/>
              </w:rPr>
              <w:t xml:space="preserve">Data Centre Regulations</w:t>
            </w:r>
            <w:r w:rsidDel="00000000" w:rsidR="00000000" w:rsidRPr="00000000">
              <w:rPr>
                <w:rtl w:val="0"/>
              </w:rPr>
              <w:t xml:space="preserve"> (2025).</w:t>
            </w:r>
          </w:p>
          <w:p w:rsidR="00000000" w:rsidDel="00000000" w:rsidP="00000000" w:rsidRDefault="00000000" w:rsidRPr="00000000" w14:paraId="00000076">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Requires AI-driven data centres to clarify their electrical energy requirements with transmission system operator Statnett, ensuring adequate grid connection planning.</w:t>
            </w:r>
          </w:p>
          <w:p w:rsidR="00000000" w:rsidDel="00000000" w:rsidP="00000000" w:rsidRDefault="00000000" w:rsidRPr="00000000" w14:paraId="00000077">
            <w:pPr>
              <w:widowControl w:val="0"/>
              <w:numPr>
                <w:ilvl w:val="0"/>
                <w:numId w:val="16"/>
              </w:numPr>
              <w:spacing w:after="0" w:afterAutospacing="0" w:before="0" w:beforeAutospacing="0" w:line="240" w:lineRule="auto"/>
              <w:ind w:left="720" w:hanging="360"/>
              <w:rPr>
                <w:color w:val="ffffff"/>
              </w:rPr>
            </w:pPr>
            <w:r w:rsidDel="00000000" w:rsidR="00000000" w:rsidRPr="00000000">
              <w:rPr>
                <w:rtl w:val="0"/>
              </w:rPr>
            </w:r>
          </w:p>
          <w:p w:rsidR="00000000" w:rsidDel="00000000" w:rsidP="00000000" w:rsidRDefault="00000000" w:rsidRPr="00000000" w14:paraId="00000078">
            <w:pPr>
              <w:widowControl w:val="0"/>
              <w:numPr>
                <w:ilvl w:val="0"/>
                <w:numId w:val="16"/>
              </w:numPr>
              <w:spacing w:after="0" w:afterAutospacing="0" w:before="0" w:beforeAutospacing="0" w:line="240" w:lineRule="auto"/>
              <w:ind w:left="720" w:hanging="360"/>
              <w:rPr>
                <w:u w:val="none"/>
              </w:rPr>
            </w:pPr>
            <w:r w:rsidDel="00000000" w:rsidR="00000000" w:rsidRPr="00000000">
              <w:rPr>
                <w:b w:val="1"/>
                <w:bCs w:val="1"/>
                <w:i w:val="1"/>
                <w:iCs w:val="1"/>
                <w:rtl w:val="0"/>
              </w:rPr>
              <w:t xml:space="preserve">The Electronic Communications Act</w:t>
            </w:r>
            <w:r w:rsidDel="00000000" w:rsidR="00000000" w:rsidRPr="00000000">
              <w:rPr>
                <w:b w:val="1"/>
                <w:bCs w:val="1"/>
                <w:rtl w:val="0"/>
              </w:rPr>
              <w:t xml:space="preserve"> </w:t>
            </w:r>
            <w:r w:rsidDel="00000000" w:rsidR="00000000" w:rsidRPr="00000000">
              <w:rPr>
                <w:rtl w:val="0"/>
              </w:rPr>
              <w:t xml:space="preserve">(2025) &amp;</w:t>
            </w:r>
            <w:r w:rsidDel="00000000" w:rsidR="00000000" w:rsidRPr="00000000">
              <w:rPr>
                <w:b w:val="1"/>
                <w:bCs w:val="1"/>
                <w:rtl w:val="0"/>
              </w:rPr>
              <w:t xml:space="preserve"> </w:t>
            </w:r>
            <w:r w:rsidDel="00000000" w:rsidR="00000000" w:rsidRPr="00000000">
              <w:rPr>
                <w:b w:val="1"/>
                <w:bCs w:val="1"/>
                <w:i w:val="1"/>
                <w:iCs w:val="1"/>
                <w:rtl w:val="0"/>
              </w:rPr>
              <w:t xml:space="preserve">Data Centre Regulation</w:t>
            </w:r>
            <w:r w:rsidDel="00000000" w:rsidR="00000000" w:rsidRPr="00000000">
              <w:rPr>
                <w:rtl w:val="0"/>
              </w:rPr>
              <w:t xml:space="preserve"> (2025) – Establishes the primary framework for the establishment, operation, and supervision of data centres in Norway. The key provisions include:</w:t>
            </w:r>
          </w:p>
          <w:p w:rsidR="00000000" w:rsidDel="00000000" w:rsidP="00000000" w:rsidRDefault="00000000" w:rsidRPr="00000000" w14:paraId="00000079">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Mandatory registration for all data centres with subscribed electrical capacity exceeding 0.5 MW.</w:t>
            </w:r>
          </w:p>
          <w:p w:rsidR="00000000" w:rsidDel="00000000" w:rsidP="00000000" w:rsidRDefault="00000000" w:rsidRPr="00000000" w14:paraId="0000007A">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Requirements for Security Management Systems, Risk and Vulnerability Assessments (RVA), and preparedness obligations.</w:t>
            </w:r>
          </w:p>
          <w:p w:rsidR="00000000" w:rsidDel="00000000" w:rsidP="00000000" w:rsidRDefault="00000000" w:rsidRPr="00000000" w14:paraId="0000007B">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Supervision powers and right of appeal.</w:t>
            </w:r>
          </w:p>
          <w:p w:rsidR="00000000" w:rsidDel="00000000" w:rsidP="00000000" w:rsidRDefault="00000000" w:rsidRPr="00000000" w14:paraId="0000007C">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Transitional obligations for existing data centres to register within a set deadline, document security management systems, and conduct required RVAs.</w:t>
            </w:r>
          </w:p>
          <w:p w:rsidR="00000000" w:rsidDel="00000000" w:rsidP="00000000" w:rsidRDefault="00000000" w:rsidRPr="00000000" w14:paraId="0000007D">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A disclosure requirement for the estimated percentage of power used for cryptocurrency mining</w:t>
            </w:r>
          </w:p>
          <w:p w:rsidR="00000000" w:rsidDel="00000000" w:rsidP="00000000" w:rsidRDefault="00000000" w:rsidRPr="00000000" w14:paraId="0000007E">
            <w:pPr>
              <w:widowControl w:val="0"/>
              <w:numPr>
                <w:ilvl w:val="0"/>
                <w:numId w:val="16"/>
              </w:numPr>
              <w:spacing w:after="0" w:afterAutospacing="0" w:before="0" w:beforeAutospacing="0" w:line="240" w:lineRule="auto"/>
              <w:ind w:left="720" w:hanging="360"/>
              <w:rPr>
                <w:color w:val="ffffff"/>
              </w:rPr>
            </w:pPr>
            <w:r w:rsidDel="00000000" w:rsidR="00000000" w:rsidRPr="00000000">
              <w:rPr>
                <w:rtl w:val="0"/>
              </w:rPr>
            </w:r>
          </w:p>
          <w:p w:rsidR="00000000" w:rsidDel="00000000" w:rsidP="00000000" w:rsidRDefault="00000000" w:rsidRPr="00000000" w14:paraId="0000007F">
            <w:pPr>
              <w:widowControl w:val="0"/>
              <w:numPr>
                <w:ilvl w:val="0"/>
                <w:numId w:val="16"/>
              </w:numPr>
              <w:spacing w:after="0" w:afterAutospacing="0" w:before="0" w:beforeAutospacing="0" w:line="240" w:lineRule="auto"/>
              <w:ind w:left="720" w:hanging="360"/>
              <w:rPr>
                <w:u w:val="none"/>
              </w:rPr>
            </w:pPr>
            <w:r w:rsidDel="00000000" w:rsidR="00000000" w:rsidRPr="00000000">
              <w:rPr>
                <w:b w:val="1"/>
                <w:bCs w:val="1"/>
                <w:i w:val="1"/>
                <w:iCs w:val="1"/>
                <w:rtl w:val="0"/>
              </w:rPr>
              <w:t xml:space="preserve">Norwegian Government Data Centre Strategy</w:t>
            </w:r>
            <w:r w:rsidDel="00000000" w:rsidR="00000000" w:rsidRPr="00000000">
              <w:rPr>
                <w:rtl w:val="0"/>
              </w:rPr>
              <w:t xml:space="preserve"> (27 June 2025)</w:t>
            </w:r>
          </w:p>
          <w:p w:rsidR="00000000" w:rsidDel="00000000" w:rsidP="00000000" w:rsidRDefault="00000000" w:rsidRPr="00000000" w14:paraId="00000080">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Positions data centres as critical national digital infrastructure.</w:t>
            </w:r>
          </w:p>
          <w:p w:rsidR="00000000" w:rsidDel="00000000" w:rsidP="00000000" w:rsidRDefault="00000000" w:rsidRPr="00000000" w14:paraId="00000081">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Imposes registration obligations under the Electronic Communications Act. </w:t>
            </w:r>
          </w:p>
          <w:p w:rsidR="00000000" w:rsidDel="00000000" w:rsidP="00000000" w:rsidRDefault="00000000" w:rsidRPr="00000000" w14:paraId="00000082">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Mandates security and preparedness standards.</w:t>
            </w:r>
          </w:p>
          <w:p w:rsidR="00000000" w:rsidDel="00000000" w:rsidP="00000000" w:rsidRDefault="00000000" w:rsidRPr="00000000" w14:paraId="00000083">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Balances foreign investment and data sovereignty.</w:t>
            </w:r>
          </w:p>
          <w:p w:rsidR="00000000" w:rsidDel="00000000" w:rsidP="00000000" w:rsidRDefault="00000000" w:rsidRPr="00000000" w14:paraId="00000084">
            <w:pPr>
              <w:widowControl w:val="0"/>
              <w:numPr>
                <w:ilvl w:val="1"/>
                <w:numId w:val="16"/>
              </w:numPr>
              <w:spacing w:after="0" w:afterAutospacing="0" w:before="0" w:beforeAutospacing="0" w:line="240" w:lineRule="auto"/>
              <w:ind w:left="1440" w:hanging="360"/>
              <w:rPr/>
            </w:pPr>
            <w:r w:rsidDel="00000000" w:rsidR="00000000" w:rsidRPr="00000000">
              <w:rPr>
                <w:rtl w:val="0"/>
              </w:rPr>
              <w:t xml:space="preserve">Emphasises </w:t>
            </w:r>
            <w:r w:rsidDel="00000000" w:rsidR="00000000" w:rsidRPr="00000000">
              <w:rPr>
                <w:rtl w:val="0"/>
              </w:rPr>
              <w:t xml:space="preserve">net-zero</w:t>
            </w:r>
            <w:r w:rsidDel="00000000" w:rsidR="00000000" w:rsidRPr="00000000">
              <w:rPr>
                <w:rtl w:val="0"/>
              </w:rPr>
              <w:t xml:space="preserve"> targets.</w:t>
            </w:r>
          </w:p>
          <w:p w:rsidR="00000000" w:rsidDel="00000000" w:rsidP="00000000" w:rsidRDefault="00000000" w:rsidRPr="00000000" w14:paraId="00000085">
            <w:pPr>
              <w:widowControl w:val="0"/>
              <w:numPr>
                <w:ilvl w:val="1"/>
                <w:numId w:val="16"/>
              </w:numPr>
              <w:spacing w:after="0" w:afterAutospacing="0" w:before="0" w:beforeAutospacing="0" w:line="240" w:lineRule="auto"/>
              <w:ind w:left="1440" w:hanging="360"/>
              <w:rPr>
                <w:u w:val="none"/>
              </w:rPr>
            </w:pPr>
            <w:r w:rsidDel="00000000" w:rsidR="00000000" w:rsidRPr="00000000">
              <w:rPr>
                <w:rtl w:val="0"/>
              </w:rPr>
              <w:t xml:space="preserve">Builds upon the </w:t>
            </w:r>
            <w:r w:rsidDel="00000000" w:rsidR="00000000" w:rsidRPr="00000000">
              <w:rPr>
                <w:b w:val="1"/>
                <w:bCs w:val="1"/>
                <w:i w:val="1"/>
                <w:iCs w:val="1"/>
                <w:rtl w:val="0"/>
              </w:rPr>
              <w:t xml:space="preserve">Norwegian Government Data Centre Strategy</w:t>
            </w:r>
            <w:r w:rsidDel="00000000" w:rsidR="00000000" w:rsidRPr="00000000">
              <w:rPr>
                <w:rtl w:val="0"/>
              </w:rPr>
              <w:t xml:space="preserve"> (2021), which established Norway’s proactive approach.</w:t>
            </w:r>
          </w:p>
          <w:p w:rsidR="00000000" w:rsidDel="00000000" w:rsidP="00000000" w:rsidRDefault="00000000" w:rsidRPr="00000000" w14:paraId="00000086">
            <w:pPr>
              <w:widowControl w:val="0"/>
              <w:numPr>
                <w:ilvl w:val="0"/>
                <w:numId w:val="16"/>
              </w:numPr>
              <w:spacing w:after="0" w:afterAutospacing="0" w:before="0" w:beforeAutospacing="0" w:line="240" w:lineRule="auto"/>
              <w:ind w:left="720" w:hanging="360"/>
              <w:rPr>
                <w:color w:val="ffffff"/>
              </w:rPr>
            </w:pPr>
            <w:r w:rsidDel="00000000" w:rsidR="00000000" w:rsidRPr="00000000">
              <w:rPr>
                <w:rtl w:val="0"/>
              </w:rPr>
            </w:r>
          </w:p>
          <w:p w:rsidR="00000000" w:rsidDel="00000000" w:rsidP="00000000" w:rsidRDefault="00000000" w:rsidRPr="00000000" w14:paraId="00000087">
            <w:pPr>
              <w:widowControl w:val="0"/>
              <w:numPr>
                <w:ilvl w:val="0"/>
                <w:numId w:val="16"/>
              </w:numPr>
              <w:spacing w:after="0" w:afterAutospacing="0" w:before="0" w:beforeAutospacing="0" w:line="240" w:lineRule="auto"/>
              <w:ind w:left="720" w:hanging="360"/>
              <w:rPr>
                <w:u w:val="none"/>
              </w:rPr>
            </w:pPr>
            <w:r w:rsidDel="00000000" w:rsidR="00000000" w:rsidRPr="00000000">
              <w:rPr>
                <w:b w:val="1"/>
                <w:bCs w:val="1"/>
                <w:i w:val="1"/>
                <w:iCs w:val="1"/>
                <w:rtl w:val="0"/>
              </w:rPr>
              <w:t xml:space="preserve">Personal Data Act</w:t>
            </w:r>
            <w:r w:rsidDel="00000000" w:rsidR="00000000" w:rsidRPr="00000000">
              <w:rPr>
                <w:rtl w:val="0"/>
              </w:rPr>
              <w:t xml:space="preserve"> (PDA) (2018)</w:t>
            </w:r>
          </w:p>
          <w:p w:rsidR="00000000" w:rsidDel="00000000" w:rsidP="00000000" w:rsidRDefault="00000000" w:rsidRPr="00000000" w14:paraId="00000088">
            <w:pPr>
              <w:widowControl w:val="0"/>
              <w:numPr>
                <w:ilvl w:val="1"/>
                <w:numId w:val="16"/>
              </w:numPr>
              <w:spacing w:after="240" w:before="0" w:beforeAutospacing="0" w:line="240" w:lineRule="auto"/>
              <w:ind w:left="1440" w:hanging="360"/>
              <w:rPr/>
            </w:pPr>
            <w:r w:rsidDel="00000000" w:rsidR="00000000" w:rsidRPr="00000000">
              <w:rPr>
                <w:rtl w:val="0"/>
              </w:rPr>
              <w:t xml:space="preserve">Implements the GDPR by incorporation to regulate personal data processing. </w:t>
            </w:r>
          </w:p>
          <w:p w:rsidR="00000000" w:rsidDel="00000000" w:rsidP="00000000" w:rsidRDefault="00000000" w:rsidRPr="00000000" w14:paraId="00000089">
            <w:pPr>
              <w:widowControl w:val="0"/>
              <w:spacing w:after="240" w:before="24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u w:val="single"/>
              </w:rPr>
            </w:pPr>
            <w:r w:rsidDel="00000000" w:rsidR="00000000" w:rsidRPr="00000000">
              <w:rPr>
                <w:b w:val="1"/>
                <w:bCs w:val="1"/>
                <w:u w:val="single"/>
                <w:rtl w:val="0"/>
              </w:rPr>
              <w:t xml:space="preserve">Policy interventions</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numPr>
                <w:ilvl w:val="0"/>
                <w:numId w:val="22"/>
              </w:numPr>
              <w:spacing w:line="240" w:lineRule="auto"/>
              <w:ind w:left="720" w:hanging="360"/>
              <w:rPr/>
            </w:pPr>
            <w:r w:rsidDel="00000000" w:rsidR="00000000" w:rsidRPr="00000000">
              <w:rPr>
                <w:rtl w:val="0"/>
              </w:rPr>
              <w:t xml:space="preserve">The 2025 Electronic Communications Act and Data Centre Regulation extend existing communications and energy law rather than creating an entirely new legislative regime.</w:t>
            </w:r>
          </w:p>
          <w:p w:rsidR="00000000" w:rsidDel="00000000" w:rsidP="00000000" w:rsidRDefault="00000000" w:rsidRPr="00000000" w14:paraId="0000008D">
            <w:pPr>
              <w:widowControl w:val="0"/>
              <w:numPr>
                <w:ilvl w:val="0"/>
                <w:numId w:val="22"/>
              </w:numPr>
              <w:spacing w:line="240" w:lineRule="auto"/>
              <w:ind w:left="720" w:hanging="360"/>
              <w:rPr/>
            </w:pPr>
            <w:r w:rsidDel="00000000" w:rsidR="00000000" w:rsidRPr="00000000">
              <w:rPr>
                <w:rtl w:val="0"/>
              </w:rPr>
              <w:t xml:space="preserve">Mandatory registration for data centres over </w:t>
            </w:r>
            <w:r w:rsidDel="00000000" w:rsidR="00000000" w:rsidRPr="00000000">
              <w:rPr>
                <w:rtl w:val="0"/>
              </w:rPr>
              <w:t xml:space="preserve">0.5 MW</w:t>
            </w:r>
            <w:r w:rsidDel="00000000" w:rsidR="00000000" w:rsidRPr="00000000">
              <w:rPr>
                <w:rtl w:val="0"/>
              </w:rPr>
              <w:t xml:space="preserve"> creates a baseline registry enabling the government to monitor capacity, consumption, and compliance.</w:t>
            </w:r>
          </w:p>
          <w:p w:rsidR="00000000" w:rsidDel="00000000" w:rsidP="00000000" w:rsidRDefault="00000000" w:rsidRPr="00000000" w14:paraId="0000008E">
            <w:pPr>
              <w:widowControl w:val="0"/>
              <w:numPr>
                <w:ilvl w:val="0"/>
                <w:numId w:val="22"/>
              </w:numPr>
              <w:spacing w:line="240" w:lineRule="auto"/>
              <w:ind w:left="720" w:hanging="360"/>
              <w:rPr/>
            </w:pPr>
            <w:r w:rsidDel="00000000" w:rsidR="00000000" w:rsidRPr="00000000">
              <w:rPr>
                <w:rtl w:val="0"/>
              </w:rPr>
              <w:t xml:space="preserve">All data centres must conduct and document RVAs, embedding resilience planning into the operational framework.</w:t>
            </w:r>
          </w:p>
          <w:p w:rsidR="00000000" w:rsidDel="00000000" w:rsidP="00000000" w:rsidRDefault="00000000" w:rsidRPr="00000000" w14:paraId="0000008F">
            <w:pPr>
              <w:widowControl w:val="0"/>
              <w:numPr>
                <w:ilvl w:val="0"/>
                <w:numId w:val="22"/>
              </w:numPr>
              <w:spacing w:line="240" w:lineRule="auto"/>
              <w:ind w:left="720" w:hanging="360"/>
              <w:rPr/>
            </w:pPr>
            <w:r w:rsidDel="00000000" w:rsidR="00000000" w:rsidRPr="00000000">
              <w:rPr>
                <w:rtl w:val="0"/>
              </w:rPr>
              <w:t xml:space="preserve">Norway's</w:t>
            </w:r>
            <w:r w:rsidDel="00000000" w:rsidR="00000000" w:rsidRPr="00000000">
              <w:rPr>
                <w:rtl w:val="0"/>
              </w:rPr>
              <w:t xml:space="preserve"> </w:t>
            </w:r>
            <w:r w:rsidDel="00000000" w:rsidR="00000000" w:rsidRPr="00000000">
              <w:rPr>
                <w:rtl w:val="0"/>
              </w:rPr>
              <w:t xml:space="preserve">expansion of</w:t>
            </w:r>
            <w:r w:rsidDel="00000000" w:rsidR="00000000" w:rsidRPr="00000000">
              <w:rPr>
                <w:rtl w:val="0"/>
              </w:rPr>
              <w:t xml:space="preserve"> onshore/offshore wind, hydropower, and solar to meet growing data centre demand reflects a reinvestment strategy tied to AI infrastructure expansion.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u w:val="single"/>
              </w:rPr>
            </w:pPr>
            <w:r w:rsidDel="00000000" w:rsidR="00000000" w:rsidRPr="00000000">
              <w:rPr>
                <w:b w:val="1"/>
                <w:bCs w:val="1"/>
                <w:u w:val="single"/>
                <w:rtl w:val="0"/>
              </w:rPr>
              <w:t xml:space="preserve">Outcomes</w:t>
            </w:r>
          </w:p>
          <w:p w:rsidR="00000000" w:rsidDel="00000000" w:rsidP="00000000" w:rsidRDefault="00000000" w:rsidRPr="00000000" w14:paraId="00000091">
            <w:pPr>
              <w:widowControl w:val="0"/>
              <w:numPr>
                <w:ilvl w:val="0"/>
                <w:numId w:val="6"/>
              </w:numPr>
              <w:spacing w:after="0" w:afterAutospacing="0" w:before="240" w:line="240" w:lineRule="auto"/>
              <w:ind w:left="720" w:hanging="360"/>
              <w:rPr/>
            </w:pPr>
            <w:r w:rsidDel="00000000" w:rsidR="00000000" w:rsidRPr="00000000">
              <w:rPr>
                <w:rtl w:val="0"/>
              </w:rPr>
              <w:t xml:space="preserve">Norway has taken a proactive, calculated response </w:t>
            </w:r>
            <w:r w:rsidDel="00000000" w:rsidR="00000000" w:rsidRPr="00000000">
              <w:rPr>
                <w:rtl w:val="0"/>
              </w:rPr>
              <w:t xml:space="preserve">to</w:t>
            </w:r>
            <w:r w:rsidDel="00000000" w:rsidR="00000000" w:rsidRPr="00000000">
              <w:rPr>
                <w:rtl w:val="0"/>
              </w:rPr>
              <w:t xml:space="preserve"> the rapid increase in electricity usage </w:t>
            </w:r>
            <w:r w:rsidDel="00000000" w:rsidR="00000000" w:rsidRPr="00000000">
              <w:rPr>
                <w:rtl w:val="0"/>
              </w:rPr>
              <w:t xml:space="preserve">driven by the expansion of the</w:t>
            </w:r>
            <w:r w:rsidDel="00000000" w:rsidR="00000000" w:rsidRPr="00000000">
              <w:rPr>
                <w:rtl w:val="0"/>
              </w:rPr>
              <w:t xml:space="preserve"> data centre sector. </w:t>
            </w:r>
          </w:p>
          <w:p w:rsidR="00000000" w:rsidDel="00000000" w:rsidP="00000000" w:rsidRDefault="00000000" w:rsidRPr="00000000" w14:paraId="00000092">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Norway has mandated data centres contribute to circular energy systems and grid stability (e.g., through waste heat reuse and grid-support pilots). </w:t>
            </w:r>
          </w:p>
          <w:p w:rsidR="00000000" w:rsidDel="00000000" w:rsidP="00000000" w:rsidRDefault="00000000" w:rsidRPr="00000000" w14:paraId="00000093">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Norway has established a structured regulatory framework </w:t>
            </w:r>
            <w:r w:rsidDel="00000000" w:rsidR="00000000" w:rsidRPr="00000000">
              <w:rPr>
                <w:rtl w:val="0"/>
              </w:rPr>
              <w:t xml:space="preserve">for data centres, including mandatory registration and monitoring, with further alignment with</w:t>
            </w:r>
            <w:r w:rsidDel="00000000" w:rsidR="00000000" w:rsidRPr="00000000">
              <w:rPr>
                <w:rtl w:val="0"/>
              </w:rPr>
              <w:t xml:space="preserve"> EU standards (such as the EU AI Act).</w:t>
            </w:r>
          </w:p>
          <w:p w:rsidR="00000000" w:rsidDel="00000000" w:rsidP="00000000" w:rsidRDefault="00000000" w:rsidRPr="00000000" w14:paraId="00000094">
            <w:pPr>
              <w:widowControl w:val="0"/>
              <w:numPr>
                <w:ilvl w:val="0"/>
                <w:numId w:val="6"/>
              </w:numPr>
              <w:spacing w:after="240" w:before="0" w:beforeAutospacing="0" w:line="240" w:lineRule="auto"/>
              <w:ind w:left="720" w:hanging="360"/>
              <w:rPr/>
            </w:pPr>
            <w:r w:rsidDel="00000000" w:rsidR="00000000" w:rsidRPr="00000000">
              <w:rPr>
                <w:rtl w:val="0"/>
              </w:rPr>
              <w:t xml:space="preserve">Norway has maintained energy sovereignty whilst managing hydropower vulnerability to climate change, and </w:t>
            </w:r>
            <w:r w:rsidDel="00000000" w:rsidR="00000000" w:rsidRPr="00000000">
              <w:rPr>
                <w:rtl w:val="0"/>
              </w:rPr>
              <w:t xml:space="preserve">has </w:t>
            </w:r>
            <w:r w:rsidDel="00000000" w:rsidR="00000000" w:rsidRPr="00000000">
              <w:rPr>
                <w:rtl w:val="0"/>
              </w:rPr>
              <w:t xml:space="preserve">adopted legislation to fill regulatory gaps.</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ind w:left="0" w:firstLine="0"/>
        <w:rPr/>
      </w:pPr>
      <w:bookmarkStart w:colFirst="0" w:colLast="0" w:name="_3dneb0oahaet" w:id="1"/>
      <w:bookmarkEnd w:id="1"/>
      <w:r w:rsidDel="00000000" w:rsidR="00000000" w:rsidRPr="00000000">
        <w:rPr>
          <w:rtl w:val="0"/>
        </w:rPr>
        <w:t xml:space="preserve">United States of America</w:t>
      </w:r>
    </w:p>
    <w:p w:rsidR="00000000" w:rsidDel="00000000" w:rsidP="00000000" w:rsidRDefault="00000000" w:rsidRPr="00000000" w14:paraId="0000009B">
      <w:pPr>
        <w:rPr/>
      </w:pPr>
      <w:r w:rsidDel="00000000" w:rsidR="00000000" w:rsidRPr="00000000">
        <w:rPr>
          <w:rtl w:val="0"/>
        </w:rPr>
      </w:r>
    </w:p>
    <w:tbl>
      <w:tblPr>
        <w:tblStyle w:val="Table2"/>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5"/>
        <w:tblGridChange w:id="0">
          <w:tblGrid>
            <w:gridCol w:w="95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u w:val="single"/>
                <w:rtl w:val="0"/>
              </w:rPr>
              <w:t xml:space="preserve">Jurisdictional context</w:t>
            </w:r>
            <w:r w:rsidDel="00000000" w:rsidR="00000000" w:rsidRPr="00000000">
              <w:rPr>
                <w:b w:val="1"/>
                <w:bCs w:val="1"/>
                <w:rtl w:val="0"/>
              </w:rPr>
              <w:t xml:space="preserve"> </w:t>
            </w:r>
          </w:p>
          <w:p w:rsidR="00000000" w:rsidDel="00000000" w:rsidP="00000000" w:rsidRDefault="00000000" w:rsidRPr="00000000" w14:paraId="0000009D">
            <w:pPr>
              <w:widowControl w:val="0"/>
              <w:spacing w:line="240" w:lineRule="auto"/>
              <w:ind w:left="0" w:firstLine="0"/>
              <w:rPr/>
            </w:pPr>
            <w:r w:rsidDel="00000000" w:rsidR="00000000" w:rsidRPr="00000000">
              <w:rPr>
                <w:rtl w:val="0"/>
              </w:rPr>
            </w:r>
          </w:p>
          <w:p w:rsidR="00000000" w:rsidDel="00000000" w:rsidP="00000000" w:rsidRDefault="00000000" w:rsidRPr="00000000" w14:paraId="0000009E">
            <w:pPr>
              <w:widowControl w:val="0"/>
              <w:spacing w:line="240" w:lineRule="auto"/>
              <w:ind w:left="0" w:firstLine="0"/>
              <w:rPr/>
            </w:pPr>
            <w:r w:rsidDel="00000000" w:rsidR="00000000" w:rsidRPr="00000000">
              <w:rPr>
                <w:rtl w:val="0"/>
              </w:rPr>
              <w:t xml:space="preserve">The United States is the dominant global market for digital infrastructure, housing approximately one quarter of worldwide data centre servers and historically consuming nearly </w:t>
            </w:r>
            <w:commentRangeStart w:id="13"/>
            <w:r w:rsidDel="00000000" w:rsidR="00000000" w:rsidRPr="00000000">
              <w:rPr>
                <w:rtl w:val="0"/>
              </w:rPr>
              <w:t xml:space="preserve">1.8%</w:t>
            </w:r>
            <w:commentRangeEnd w:id="13"/>
            <w:r w:rsidDel="00000000" w:rsidR="00000000" w:rsidRPr="00000000">
              <w:commentReference w:id="13"/>
            </w:r>
            <w:r w:rsidDel="00000000" w:rsidR="00000000" w:rsidRPr="00000000">
              <w:rPr>
                <w:rtl w:val="0"/>
              </w:rPr>
              <w:t xml:space="preserve"> of national electricity.</w:t>
            </w:r>
            <w:r w:rsidDel="00000000" w:rsidR="00000000" w:rsidRPr="00000000">
              <w:rPr>
                <w:vertAlign w:val="superscript"/>
              </w:rPr>
              <w:footnoteReference w:customMarkFollows="0" w:id="22"/>
            </w:r>
            <w:r w:rsidDel="00000000" w:rsidR="00000000" w:rsidRPr="00000000">
              <w:rPr>
                <w:rtl w:val="0"/>
              </w:rPr>
              <w:t xml:space="preserve"> Geographic clustering is a defining feature of this jurisdiction, with Northern Virginia serving as the primary international hyperscale hub, colloquially known as 'Data Centre Valley'.</w:t>
            </w:r>
            <w:r w:rsidDel="00000000" w:rsidR="00000000" w:rsidRPr="00000000">
              <w:rPr>
                <w:vertAlign w:val="superscript"/>
              </w:rPr>
              <w:footnoteReference w:customMarkFollows="0" w:id="23"/>
            </w:r>
            <w:r w:rsidDel="00000000" w:rsidR="00000000" w:rsidRPr="00000000">
              <w:rPr>
                <w:rtl w:val="0"/>
              </w:rPr>
              <w:t xml:space="preserve"> Secondary capacity clusters exist across Texas, Illinois, Washington, California, and New York, driven by variations in regional power mix and land availability.</w:t>
            </w:r>
            <w:r w:rsidDel="00000000" w:rsidR="00000000" w:rsidRPr="00000000">
              <w:rPr>
                <w:vertAlign w:val="superscript"/>
              </w:rPr>
              <w:footnoteReference w:customMarkFollows="0" w:id="24"/>
            </w:r>
            <w:r w:rsidDel="00000000" w:rsidR="00000000" w:rsidRPr="00000000">
              <w:rPr>
                <w:rtl w:val="0"/>
              </w:rPr>
              <w:t xml:space="preserve">  This high spatial concentration exacerbates regional constraints on freshwater scarcity and on electricity transmission capabilities, a paradigm expected to intensify alongside the exponential growth of artificial intelligence workloads.</w:t>
            </w:r>
            <w:r w:rsidDel="00000000" w:rsidR="00000000" w:rsidRPr="00000000">
              <w:rPr>
                <w:vertAlign w:val="superscript"/>
              </w:rPr>
              <w:footnoteReference w:customMarkFollows="0" w:id="25"/>
            </w:r>
            <w:r w:rsidDel="00000000" w:rsidR="00000000" w:rsidRPr="00000000">
              <w:rPr>
                <w:rtl w:val="0"/>
              </w:rPr>
              <w:t xml:space="preserve"> </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u w:val="single"/>
              </w:rPr>
            </w:pPr>
            <w:r w:rsidDel="00000000" w:rsidR="00000000" w:rsidRPr="00000000">
              <w:rPr>
                <w:b w:val="1"/>
                <w:bCs w:val="1"/>
                <w:u w:val="single"/>
                <w:rtl w:val="0"/>
              </w:rPr>
              <w:t xml:space="preserve">Policy priorities</w:t>
            </w:r>
          </w:p>
          <w:p w:rsidR="00000000" w:rsidDel="00000000" w:rsidP="00000000" w:rsidRDefault="00000000" w:rsidRPr="00000000" w14:paraId="000000A1">
            <w:pPr>
              <w:widowControl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A2">
            <w:pPr>
              <w:numPr>
                <w:ilvl w:val="0"/>
                <w:numId w:val="7"/>
              </w:numPr>
              <w:spacing w:line="240" w:lineRule="auto"/>
              <w:ind w:left="720" w:hanging="360"/>
              <w:rPr>
                <w:u w:val="none"/>
              </w:rPr>
            </w:pPr>
            <w:r w:rsidDel="00000000" w:rsidR="00000000" w:rsidRPr="00000000">
              <w:rPr>
                <w:b w:val="1"/>
                <w:bCs w:val="1"/>
                <w:rtl w:val="0"/>
              </w:rPr>
              <w:t xml:space="preserve">The Economic-Environmental Trilemma:</w:t>
            </w:r>
            <w:r w:rsidDel="00000000" w:rsidR="00000000" w:rsidRPr="00000000">
              <w:rPr>
                <w:rtl w:val="0"/>
              </w:rPr>
              <w:t xml:space="preserve"> American policymaking concurrently prioritises economic development, grid reliability and decarbonisation. Authorities seek to balance the rapid innovation demands of artificial intelligence and cloud computing with environmental sustainability and consumer protection.</w:t>
            </w:r>
            <w:r w:rsidDel="00000000" w:rsidR="00000000" w:rsidRPr="00000000">
              <w:rPr>
                <w:vertAlign w:val="superscript"/>
              </w:rPr>
              <w:footnoteReference w:customMarkFollows="0" w:id="27"/>
            </w:r>
            <w:r w:rsidDel="00000000" w:rsidR="00000000" w:rsidRPr="00000000">
              <w:rPr>
                <w:rtl w:val="0"/>
              </w:rPr>
              <w:t xml:space="preserve"> </w:t>
            </w:r>
          </w:p>
          <w:p w:rsidR="00000000" w:rsidDel="00000000" w:rsidP="00000000" w:rsidRDefault="00000000" w:rsidRPr="00000000" w14:paraId="000000A3">
            <w:pPr>
              <w:numPr>
                <w:ilvl w:val="0"/>
                <w:numId w:val="7"/>
              </w:numPr>
              <w:spacing w:line="240" w:lineRule="auto"/>
              <w:ind w:left="720" w:hanging="360"/>
              <w:rPr>
                <w:u w:val="none"/>
              </w:rPr>
            </w:pPr>
            <w:r w:rsidDel="00000000" w:rsidR="00000000" w:rsidRPr="00000000">
              <w:rPr>
                <w:b w:val="1"/>
                <w:bCs w:val="1"/>
                <w:rtl w:val="0"/>
              </w:rPr>
              <w:t xml:space="preserve">Localised Economic Imperatives:</w:t>
            </w:r>
            <w:r w:rsidDel="00000000" w:rsidR="00000000" w:rsidRPr="00000000">
              <w:rPr>
                <w:rtl w:val="0"/>
              </w:rPr>
              <w:t xml:space="preserve"> At the state and municipal levels, priorities diverge, with a heavy focus on regional job creation, attracting capital investment, and navigating the socio-technical complexities of the energy transition.</w:t>
            </w:r>
            <w:r w:rsidDel="00000000" w:rsidR="00000000" w:rsidRPr="00000000">
              <w:rPr>
                <w:vertAlign w:val="superscript"/>
              </w:rPr>
              <w:footnoteReference w:customMarkFollows="0" w:id="28"/>
            </w:r>
            <w:r w:rsidDel="00000000" w:rsidR="00000000" w:rsidRPr="00000000">
              <w:rPr>
                <w:rtl w:val="0"/>
              </w:rPr>
              <w:t xml:space="preserve"> </w:t>
            </w:r>
          </w:p>
          <w:p w:rsidR="00000000" w:rsidDel="00000000" w:rsidP="00000000" w:rsidRDefault="00000000" w:rsidRPr="00000000" w14:paraId="000000A4">
            <w:pPr>
              <w:numPr>
                <w:ilvl w:val="0"/>
                <w:numId w:val="7"/>
              </w:numPr>
              <w:spacing w:line="240" w:lineRule="auto"/>
              <w:ind w:left="720" w:hanging="360"/>
              <w:rPr>
                <w:u w:val="none"/>
              </w:rPr>
            </w:pPr>
            <w:r w:rsidDel="00000000" w:rsidR="00000000" w:rsidRPr="00000000">
              <w:rPr>
                <w:b w:val="1"/>
                <w:bCs w:val="1"/>
                <w:rtl w:val="0"/>
              </w:rPr>
              <w:t xml:space="preserve">System Stability Mandates:</w:t>
            </w:r>
            <w:r w:rsidDel="00000000" w:rsidR="00000000" w:rsidRPr="00000000">
              <w:rPr>
                <w:rtl w:val="0"/>
              </w:rPr>
              <w:t xml:space="preserve"> Furthermore, grid operators increasingly prioritise maintaining frequency stability and avoiding power flow violations as they integrate the massive, continuous power draw of hyperscale facilities into renewable energy networks.</w:t>
            </w:r>
            <w:r w:rsidDel="00000000" w:rsidR="00000000" w:rsidRPr="00000000">
              <w:rPr>
                <w:vertAlign w:val="superscript"/>
              </w:rPr>
              <w:footnoteReference w:customMarkFollows="0" w:id="29"/>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u w:val="single"/>
                <w:rtl w:val="0"/>
              </w:rPr>
              <w:t xml:space="preserve">Key policy instruments, key strategies and regulations</w:t>
            </w:r>
            <w:r w:rsidDel="00000000" w:rsidR="00000000" w:rsidRPr="00000000">
              <w:rPr>
                <w:b w:val="1"/>
                <w:bCs w:val="1"/>
                <w:rtl w:val="0"/>
              </w:rPr>
              <w:t xml:space="preserve"> </w:t>
            </w:r>
          </w:p>
          <w:p w:rsidR="00000000" w:rsidDel="00000000" w:rsidP="00000000" w:rsidRDefault="00000000" w:rsidRPr="00000000" w14:paraId="000000A6">
            <w:pPr>
              <w:widowControl w:val="0"/>
              <w:numPr>
                <w:ilvl w:val="0"/>
                <w:numId w:val="14"/>
              </w:numPr>
              <w:spacing w:after="0" w:afterAutospacing="0" w:before="240" w:line="240" w:lineRule="auto"/>
              <w:ind w:left="720" w:hanging="360"/>
              <w:rPr>
                <w:u w:val="none"/>
              </w:rPr>
            </w:pPr>
            <w:r w:rsidDel="00000000" w:rsidR="00000000" w:rsidRPr="00000000">
              <w:rPr>
                <w:b w:val="1"/>
                <w:bCs w:val="1"/>
                <w:rtl w:val="0"/>
              </w:rPr>
              <w:t xml:space="preserve">Fragmented Sub-National Governance:</w:t>
            </w:r>
            <w:r w:rsidDel="00000000" w:rsidR="00000000" w:rsidRPr="00000000">
              <w:rPr>
                <w:rtl w:val="0"/>
              </w:rPr>
              <w:t xml:space="preserve"> The regulatory framework governing American data centres remains highly decentralised, relying predominantly on state legislation and municipal planning instruments rather than cohesive federal mandates. </w:t>
            </w:r>
          </w:p>
          <w:p w:rsidR="00000000" w:rsidDel="00000000" w:rsidP="00000000" w:rsidRDefault="00000000" w:rsidRPr="00000000" w14:paraId="000000A7">
            <w:pPr>
              <w:widowControl w:val="0"/>
              <w:numPr>
                <w:ilvl w:val="0"/>
                <w:numId w:val="14"/>
              </w:numPr>
              <w:spacing w:after="0" w:afterAutospacing="0" w:before="0" w:beforeAutospacing="0" w:line="240" w:lineRule="auto"/>
              <w:ind w:left="720" w:hanging="360"/>
              <w:rPr>
                <w:u w:val="none"/>
              </w:rPr>
            </w:pPr>
            <w:r w:rsidDel="00000000" w:rsidR="00000000" w:rsidRPr="00000000">
              <w:rPr>
                <w:b w:val="1"/>
                <w:bCs w:val="1"/>
                <w:rtl w:val="0"/>
              </w:rPr>
              <w:t xml:space="preserve">Tax-Incentivised Expansion:</w:t>
            </w:r>
            <w:r w:rsidDel="00000000" w:rsidR="00000000" w:rsidRPr="00000000">
              <w:rPr>
                <w:rtl w:val="0"/>
              </w:rPr>
              <w:t xml:space="preserve"> The United States largely avoids the strict development moratoriums observed in other international hubs, instead deploying 'adjustment' or 'continuation' strategies that utilise targeted state tax exemptions to attract hyperscale operators.</w:t>
            </w:r>
            <w:r w:rsidDel="00000000" w:rsidR="00000000" w:rsidRPr="00000000">
              <w:rPr>
                <w:vertAlign w:val="superscript"/>
              </w:rPr>
              <w:footnoteReference w:customMarkFollows="0" w:id="30"/>
            </w:r>
            <w:r w:rsidDel="00000000" w:rsidR="00000000" w:rsidRPr="00000000">
              <w:rPr>
                <w:rtl w:val="0"/>
              </w:rPr>
              <w:t xml:space="preserve"> </w:t>
            </w:r>
          </w:p>
          <w:p w:rsidR="00000000" w:rsidDel="00000000" w:rsidP="00000000" w:rsidRDefault="00000000" w:rsidRPr="00000000" w14:paraId="000000A8">
            <w:pPr>
              <w:widowControl w:val="0"/>
              <w:numPr>
                <w:ilvl w:val="0"/>
                <w:numId w:val="14"/>
              </w:numPr>
              <w:spacing w:after="0" w:afterAutospacing="0" w:before="0" w:beforeAutospacing="0" w:line="240" w:lineRule="auto"/>
              <w:ind w:left="720" w:hanging="360"/>
              <w:rPr>
                <w:u w:val="none"/>
              </w:rPr>
            </w:pPr>
            <w:r w:rsidDel="00000000" w:rsidR="00000000" w:rsidRPr="00000000">
              <w:rPr>
                <w:b w:val="1"/>
                <w:bCs w:val="1"/>
                <w:rtl w:val="0"/>
              </w:rPr>
              <w:t xml:space="preserve">Targeted Compliance Mechanisms:</w:t>
            </w:r>
            <w:r w:rsidDel="00000000" w:rsidR="00000000" w:rsidRPr="00000000">
              <w:rPr>
                <w:rtl w:val="0"/>
              </w:rPr>
              <w:t xml:space="preserve"> Regulators apply environmental impact assessments, strict energy accuracy standards and utility interconnection agreements to enforce compliance. </w:t>
            </w:r>
          </w:p>
          <w:p w:rsidR="00000000" w:rsidDel="00000000" w:rsidP="00000000" w:rsidRDefault="00000000" w:rsidRPr="00000000" w14:paraId="000000A9">
            <w:pPr>
              <w:widowControl w:val="0"/>
              <w:numPr>
                <w:ilvl w:val="0"/>
                <w:numId w:val="14"/>
              </w:numPr>
              <w:spacing w:after="240" w:before="0" w:beforeAutospacing="0" w:line="240" w:lineRule="auto"/>
              <w:ind w:left="720" w:hanging="360"/>
              <w:rPr>
                <w:u w:val="none"/>
              </w:rPr>
            </w:pPr>
            <w:r w:rsidDel="00000000" w:rsidR="00000000" w:rsidRPr="00000000">
              <w:rPr>
                <w:b w:val="1"/>
                <w:bCs w:val="1"/>
                <w:rtl w:val="0"/>
              </w:rPr>
              <w:t xml:space="preserve">Resource-Optimised Siting:</w:t>
            </w:r>
            <w:r w:rsidDel="00000000" w:rsidR="00000000" w:rsidRPr="00000000">
              <w:rPr>
                <w:rtl w:val="0"/>
              </w:rPr>
              <w:t xml:space="preserve"> Policymakers aim to direct infrastructure growth toward renewable-rich or less resource-constrained areas, employing technological innovations to decouple digital service demand from aggregate electricity consumption.</w:t>
            </w:r>
            <w:r w:rsidDel="00000000" w:rsidR="00000000" w:rsidRPr="00000000">
              <w:rPr>
                <w:vertAlign w:val="superscript"/>
              </w:rPr>
              <w:footnoteReference w:customMarkFollows="0" w:id="31"/>
            </w:r>
            <w:r w:rsidDel="00000000" w:rsidR="00000000" w:rsidRPr="00000000">
              <w:rPr>
                <w:rtl w:val="0"/>
              </w:rPr>
              <w:t xml:space="preserve"> </w:t>
            </w:r>
            <w:r w:rsidDel="00000000" w:rsidR="00000000" w:rsidRPr="00000000">
              <w:rPr>
                <w:vertAlign w:val="superscript"/>
              </w:rPr>
              <w:footnoteReference w:customMarkFollows="0" w:id="32"/>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u w:val="single"/>
                <w:rtl w:val="0"/>
              </w:rPr>
              <w:t xml:space="preserve">Policy interventions</w:t>
            </w:r>
            <w:r w:rsidDel="00000000" w:rsidR="00000000" w:rsidRPr="00000000">
              <w:rPr>
                <w:rtl w:val="0"/>
              </w:rPr>
            </w:r>
          </w:p>
          <w:p w:rsidR="00000000" w:rsidDel="00000000" w:rsidP="00000000" w:rsidRDefault="00000000" w:rsidRPr="00000000" w14:paraId="000000AB">
            <w:pPr>
              <w:numPr>
                <w:ilvl w:val="0"/>
                <w:numId w:val="17"/>
              </w:numPr>
              <w:spacing w:line="240" w:lineRule="auto"/>
              <w:ind w:left="720" w:hanging="360"/>
              <w:rPr>
                <w:u w:val="none"/>
              </w:rPr>
            </w:pPr>
            <w:r w:rsidDel="00000000" w:rsidR="00000000" w:rsidRPr="00000000">
              <w:rPr>
                <w:b w:val="1"/>
                <w:bCs w:val="1"/>
                <w:rtl w:val="0"/>
              </w:rPr>
              <w:t xml:space="preserve">Localised Spatial Arbitration:</w:t>
            </w:r>
            <w:r w:rsidDel="00000000" w:rsidR="00000000" w:rsidRPr="00000000">
              <w:rPr>
                <w:rtl w:val="0"/>
              </w:rPr>
              <w:t xml:space="preserve"> Municipal and state authorities deploy diverse policy levers to manage infrastructure proliferation and mitigate community land-use conflicts.</w:t>
            </w:r>
            <w:r w:rsidDel="00000000" w:rsidR="00000000" w:rsidRPr="00000000">
              <w:rPr>
                <w:vertAlign w:val="superscript"/>
              </w:rPr>
              <w:footnoteReference w:customMarkFollows="0" w:id="33"/>
            </w:r>
            <w:r w:rsidDel="00000000" w:rsidR="00000000" w:rsidRPr="00000000">
              <w:rPr>
                <w:rtl w:val="0"/>
              </w:rPr>
              <w:t xml:space="preserve"> </w:t>
            </w:r>
          </w:p>
          <w:p w:rsidR="00000000" w:rsidDel="00000000" w:rsidP="00000000" w:rsidRDefault="00000000" w:rsidRPr="00000000" w14:paraId="000000AC">
            <w:pPr>
              <w:numPr>
                <w:ilvl w:val="0"/>
                <w:numId w:val="17"/>
              </w:numPr>
              <w:spacing w:line="240" w:lineRule="auto"/>
              <w:ind w:left="720" w:hanging="360"/>
              <w:rPr>
                <w:u w:val="none"/>
              </w:rPr>
            </w:pPr>
            <w:r w:rsidDel="00000000" w:rsidR="00000000" w:rsidRPr="00000000">
              <w:rPr>
                <w:b w:val="1"/>
                <w:bCs w:val="1"/>
                <w:rtl w:val="0"/>
              </w:rPr>
              <w:t xml:space="preserve">Micro-Environmental Protections:</w:t>
            </w:r>
            <w:r w:rsidDel="00000000" w:rsidR="00000000" w:rsidRPr="00000000">
              <w:rPr>
                <w:rtl w:val="0"/>
              </w:rPr>
              <w:t xml:space="preserve"> Local utility commissions apply stringent acoustic regulations to limit noise pollution from cooling systems and scrutinise atmospheric emissions from diesel backup generators.</w:t>
            </w:r>
            <w:r w:rsidDel="00000000" w:rsidR="00000000" w:rsidRPr="00000000">
              <w:rPr>
                <w:vertAlign w:val="superscript"/>
              </w:rPr>
              <w:footnoteReference w:customMarkFollows="0" w:id="34"/>
            </w:r>
            <w:r w:rsidDel="00000000" w:rsidR="00000000" w:rsidRPr="00000000">
              <w:rPr>
                <w:rtl w:val="0"/>
              </w:rPr>
              <w:t xml:space="preserve"> </w:t>
            </w:r>
          </w:p>
          <w:p w:rsidR="00000000" w:rsidDel="00000000" w:rsidP="00000000" w:rsidRDefault="00000000" w:rsidRPr="00000000" w14:paraId="000000AD">
            <w:pPr>
              <w:numPr>
                <w:ilvl w:val="0"/>
                <w:numId w:val="17"/>
              </w:numPr>
              <w:spacing w:line="240" w:lineRule="auto"/>
              <w:ind w:left="720" w:hanging="360"/>
              <w:rPr>
                <w:u w:val="none"/>
              </w:rPr>
            </w:pPr>
            <w:r w:rsidDel="00000000" w:rsidR="00000000" w:rsidRPr="00000000">
              <w:rPr>
                <w:b w:val="1"/>
                <w:bCs w:val="1"/>
                <w:rtl w:val="0"/>
              </w:rPr>
              <w:t xml:space="preserve">Demand-Side Flexibility Mandates:</w:t>
            </w:r>
            <w:r w:rsidDel="00000000" w:rsidR="00000000" w:rsidRPr="00000000">
              <w:rPr>
                <w:rtl w:val="0"/>
              </w:rPr>
              <w:t xml:space="preserve"> Advanced interventions encompass mandating dynamic workload scheduling to provide demand-side flexibility to local power grids</w:t>
            </w:r>
            <w:r w:rsidDel="00000000" w:rsidR="00000000" w:rsidRPr="00000000">
              <w:rPr>
                <w:vertAlign w:val="superscript"/>
              </w:rPr>
              <w:footnoteReference w:customMarkFollows="0" w:id="35"/>
            </w:r>
            <w:r w:rsidDel="00000000" w:rsidR="00000000" w:rsidRPr="00000000">
              <w:rPr>
                <w:rtl w:val="0"/>
              </w:rPr>
              <w:t xml:space="preserve"> and enforcing economisation technologies that optimise both air-side and water-side thermal management.</w:t>
            </w:r>
            <w:r w:rsidDel="00000000" w:rsidR="00000000" w:rsidRPr="00000000">
              <w:rPr>
                <w:vertAlign w:val="superscript"/>
              </w:rPr>
              <w:footnoteReference w:customMarkFollows="0" w:id="36"/>
            </w:r>
            <w:r w:rsidDel="00000000" w:rsidR="00000000" w:rsidRPr="00000000">
              <w:rPr>
                <w:rtl w:val="0"/>
              </w:rPr>
              <w:t xml:space="preserve">  </w:t>
            </w:r>
          </w:p>
          <w:p w:rsidR="00000000" w:rsidDel="00000000" w:rsidP="00000000" w:rsidRDefault="00000000" w:rsidRPr="00000000" w14:paraId="000000AE">
            <w:pPr>
              <w:numPr>
                <w:ilvl w:val="0"/>
                <w:numId w:val="17"/>
              </w:numPr>
              <w:spacing w:line="240" w:lineRule="auto"/>
              <w:ind w:left="720" w:hanging="360"/>
              <w:rPr>
                <w:u w:val="none"/>
              </w:rPr>
            </w:pPr>
            <w:r w:rsidDel="00000000" w:rsidR="00000000" w:rsidRPr="00000000">
              <w:rPr>
                <w:b w:val="1"/>
                <w:bCs w:val="1"/>
                <w:rtl w:val="0"/>
              </w:rPr>
              <w:t xml:space="preserve">Circular Operational Metrics:</w:t>
            </w:r>
            <w:r w:rsidDel="00000000" w:rsidR="00000000" w:rsidRPr="00000000">
              <w:rPr>
                <w:rtl w:val="0"/>
              </w:rPr>
              <w:t xml:space="preserve"> Future strategic levers include incentivising waste heat utilisation through novel metrics such as Energy Use Efficiency, aiming to transition facilities toward carbon-negative and water-positive operational states.</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u w:val="single"/>
              </w:rPr>
            </w:pPr>
            <w:r w:rsidDel="00000000" w:rsidR="00000000" w:rsidRPr="00000000">
              <w:rPr>
                <w:b w:val="1"/>
                <w:bCs w:val="1"/>
                <w:u w:val="single"/>
                <w:rtl w:val="0"/>
              </w:rPr>
              <w:t xml:space="preserve">Outcomes</w:t>
            </w:r>
          </w:p>
          <w:p w:rsidR="00000000" w:rsidDel="00000000" w:rsidP="00000000" w:rsidRDefault="00000000" w:rsidRPr="00000000" w14:paraId="000000B1">
            <w:pPr>
              <w:widowControl w:val="0"/>
              <w:numPr>
                <w:ilvl w:val="0"/>
                <w:numId w:val="25"/>
              </w:numPr>
              <w:spacing w:after="0" w:afterAutospacing="0" w:before="240" w:line="240" w:lineRule="auto"/>
              <w:ind w:left="720" w:hanging="360"/>
              <w:rPr>
                <w:u w:val="none"/>
              </w:rPr>
            </w:pPr>
            <w:r w:rsidDel="00000000" w:rsidR="00000000" w:rsidRPr="00000000">
              <w:rPr>
                <w:b w:val="1"/>
                <w:bCs w:val="1"/>
                <w:rtl w:val="0"/>
              </w:rPr>
              <w:t xml:space="preserve">Asymmetric Socio-Economic Benefits:</w:t>
            </w:r>
            <w:r w:rsidDel="00000000" w:rsidR="00000000" w:rsidRPr="00000000">
              <w:rPr>
                <w:rtl w:val="0"/>
              </w:rPr>
              <w:t xml:space="preserve"> </w:t>
            </w:r>
            <w:r w:rsidDel="00000000" w:rsidR="00000000" w:rsidRPr="00000000">
              <w:rPr>
                <w:rtl w:val="0"/>
              </w:rPr>
              <w:t xml:space="preserve">The deployment of these decentralised policy frameworks successfully secures unparalleled capital investment, yet generates profound socio-environmental asymmetries within host communities. </w:t>
            </w:r>
          </w:p>
          <w:p w:rsidR="00000000" w:rsidDel="00000000" w:rsidP="00000000" w:rsidRDefault="00000000" w:rsidRPr="00000000" w14:paraId="000000B2">
            <w:pPr>
              <w:widowControl w:val="0"/>
              <w:numPr>
                <w:ilvl w:val="0"/>
                <w:numId w:val="25"/>
              </w:numPr>
              <w:spacing w:after="0" w:afterAutospacing="0" w:before="0" w:beforeAutospacing="0" w:line="240" w:lineRule="auto"/>
              <w:ind w:left="720" w:hanging="360"/>
              <w:rPr>
                <w:u w:val="none"/>
              </w:rPr>
            </w:pPr>
            <w:r w:rsidDel="00000000" w:rsidR="00000000" w:rsidRPr="00000000">
              <w:rPr>
                <w:b w:val="1"/>
                <w:bCs w:val="1"/>
                <w:rtl w:val="0"/>
              </w:rPr>
              <w:t xml:space="preserve">Degraded Public Amenity:</w:t>
            </w:r>
            <w:r w:rsidDel="00000000" w:rsidR="00000000" w:rsidRPr="00000000">
              <w:rPr>
                <w:rtl w:val="0"/>
              </w:rPr>
              <w:t xml:space="preserve"> Proximal residents endure severe infrastructural strain, including elevated acoustic pollution, compromised aesthetic amenity, and degraded power quality.</w:t>
            </w:r>
            <w:r w:rsidDel="00000000" w:rsidR="00000000" w:rsidRPr="00000000">
              <w:rPr>
                <w:vertAlign w:val="superscript"/>
              </w:rPr>
              <w:footnoteReference w:customMarkFollows="0" w:id="38"/>
            </w:r>
            <w:r w:rsidDel="00000000" w:rsidR="00000000" w:rsidRPr="00000000">
              <w:rPr>
                <w:rtl w:val="0"/>
              </w:rPr>
              <w:t xml:space="preserve"> </w:t>
            </w:r>
          </w:p>
          <w:p w:rsidR="00000000" w:rsidDel="00000000" w:rsidP="00000000" w:rsidRDefault="00000000" w:rsidRPr="00000000" w14:paraId="000000B3">
            <w:pPr>
              <w:widowControl w:val="0"/>
              <w:numPr>
                <w:ilvl w:val="0"/>
                <w:numId w:val="25"/>
              </w:numPr>
              <w:spacing w:after="0" w:afterAutospacing="0" w:before="0" w:beforeAutospacing="0" w:line="240" w:lineRule="auto"/>
              <w:ind w:left="720" w:hanging="360"/>
              <w:rPr>
                <w:u w:val="none"/>
              </w:rPr>
            </w:pPr>
            <w:r w:rsidDel="00000000" w:rsidR="00000000" w:rsidRPr="00000000">
              <w:rPr>
                <w:b w:val="1"/>
                <w:bCs w:val="1"/>
                <w:rtl w:val="0"/>
              </w:rPr>
              <w:t xml:space="preserve">The Revenue-Employment Paradox:</w:t>
            </w:r>
            <w:r w:rsidDel="00000000" w:rsidR="00000000" w:rsidRPr="00000000">
              <w:rPr>
                <w:rtl w:val="0"/>
              </w:rPr>
              <w:t xml:space="preserve"> Economically, the facilities generate substantial municipal tax revenues but offer minimal long-term employment relative to their massive spatial footprint, leaving the local workforce vulnerable to automation.</w:t>
            </w:r>
            <w:r w:rsidDel="00000000" w:rsidR="00000000" w:rsidRPr="00000000">
              <w:rPr>
                <w:vertAlign w:val="superscript"/>
              </w:rPr>
              <w:footnoteReference w:customMarkFollows="0" w:id="39"/>
            </w:r>
            <w:r w:rsidDel="00000000" w:rsidR="00000000" w:rsidRPr="00000000">
              <w:rPr>
                <w:rtl w:val="0"/>
              </w:rPr>
              <w:t xml:space="preserve"> </w:t>
            </w:r>
          </w:p>
          <w:p w:rsidR="00000000" w:rsidDel="00000000" w:rsidP="00000000" w:rsidRDefault="00000000" w:rsidRPr="00000000" w14:paraId="000000B4">
            <w:pPr>
              <w:widowControl w:val="0"/>
              <w:numPr>
                <w:ilvl w:val="0"/>
                <w:numId w:val="25"/>
              </w:numPr>
              <w:spacing w:after="240" w:before="0" w:beforeAutospacing="0" w:line="240" w:lineRule="auto"/>
              <w:ind w:left="720" w:hanging="360"/>
              <w:rPr>
                <w:u w:val="none"/>
              </w:rPr>
            </w:pPr>
            <w:r w:rsidDel="00000000" w:rsidR="00000000" w:rsidRPr="00000000">
              <w:rPr>
                <w:b w:val="1"/>
                <w:bCs w:val="1"/>
                <w:rtl w:val="0"/>
              </w:rPr>
              <w:t xml:space="preserve">Systemic Energy Gentrification: </w:t>
            </w:r>
            <w:r w:rsidDel="00000000" w:rsidR="00000000" w:rsidRPr="00000000">
              <w:rPr>
                <w:rtl w:val="0"/>
              </w:rPr>
              <w:t xml:space="preserve">Ultimately, the unmitigated resource demands precipitate acute risks of energy gentrification, in which the capital costs of grid expansion are transferred to residential consumers, necessitating highly transparent governance to ensure equitable infrastructural transitions.</w:t>
            </w:r>
            <w:r w:rsidDel="00000000" w:rsidR="00000000" w:rsidRPr="00000000">
              <w:rPr>
                <w:vertAlign w:val="superscript"/>
              </w:rPr>
              <w:footnoteReference w:customMarkFollows="0" w:id="40"/>
            </w:r>
            <w:r w:rsidDel="00000000" w:rsidR="00000000" w:rsidRPr="00000000">
              <w:rPr>
                <w:rtl w:val="0"/>
              </w:rPr>
              <w:t xml:space="preserve"> </w:t>
            </w:r>
            <w:r w:rsidDel="00000000" w:rsidR="00000000" w:rsidRPr="00000000">
              <w:rPr>
                <w:vertAlign w:val="superscript"/>
              </w:rPr>
              <w:footnoteReference w:customMarkFollows="0" w:id="41"/>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ind w:left="0" w:firstLine="0"/>
        <w:rPr/>
      </w:pPr>
      <w:bookmarkStart w:colFirst="0" w:colLast="0" w:name="_rue1tvoe951g" w:id="2"/>
      <w:bookmarkEnd w:id="2"/>
      <w:r w:rsidDel="00000000" w:rsidR="00000000" w:rsidRPr="00000000">
        <w:rPr>
          <w:rtl w:val="0"/>
        </w:rPr>
        <w:t xml:space="preserve">Singapore</w:t>
      </w:r>
    </w:p>
    <w:p w:rsidR="00000000" w:rsidDel="00000000" w:rsidP="00000000" w:rsidRDefault="00000000" w:rsidRPr="00000000" w14:paraId="000000BB">
      <w:pPr>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rHeight w:val="373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u w:val="single"/>
              </w:rPr>
            </w:pPr>
            <w:r w:rsidDel="00000000" w:rsidR="00000000" w:rsidRPr="00000000">
              <w:rPr>
                <w:b w:val="1"/>
                <w:bCs w:val="1"/>
                <w:u w:val="single"/>
                <w:rtl w:val="0"/>
              </w:rPr>
              <w:t xml:space="preserve">Jurisdictional context</w:t>
            </w:r>
          </w:p>
          <w:p w:rsidR="00000000" w:rsidDel="00000000" w:rsidP="00000000" w:rsidRDefault="00000000" w:rsidRPr="00000000" w14:paraId="000000BD">
            <w:pPr>
              <w:widowControl w:val="0"/>
              <w:spacing w:line="240" w:lineRule="auto"/>
              <w:rPr>
                <w:b w:val="1"/>
                <w:bCs w:val="1"/>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t xml:space="preserve">Singapore is a small tropical island city-state that, as of 2024, has a population of 6.037 million.</w:t>
            </w:r>
            <w:r w:rsidDel="00000000" w:rsidR="00000000" w:rsidRPr="00000000">
              <w:rPr>
                <w:vertAlign w:val="superscript"/>
              </w:rPr>
              <w:footnoteReference w:customMarkFollows="0" w:id="42"/>
            </w:r>
            <w:r w:rsidDel="00000000" w:rsidR="00000000" w:rsidRPr="00000000">
              <w:rPr>
                <w:rtl w:val="0"/>
              </w:rPr>
              <w:t xml:space="preserve"> The total land area is around 735km², making it one of the most land-constrained countries in the </w:t>
            </w:r>
            <w:commentRangeStart w:id="14"/>
            <w:commentRangeStart w:id="15"/>
            <w:r w:rsidDel="00000000" w:rsidR="00000000" w:rsidRPr="00000000">
              <w:rPr>
                <w:rtl w:val="0"/>
              </w:rPr>
              <w:t xml:space="preserve">world</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Land has to be shared among multiple priorities, including housing, industry, airports, and infrastructure, including power plants and water treatment facilities. Singapore sits one degree north of the equator, meaning temperatures are typically humid, approximating 27-32°C. Cooling servers is therefore difficult and energy-intensive, relying on </w:t>
            </w:r>
            <w:commentRangeStart w:id="16"/>
            <w:r w:rsidDel="00000000" w:rsidR="00000000" w:rsidRPr="00000000">
              <w:rPr>
                <w:rtl w:val="0"/>
              </w:rPr>
              <w:t xml:space="preserve">air conditioning</w:t>
            </w:r>
            <w:commentRangeEnd w:id="16"/>
            <w:r w:rsidDel="00000000" w:rsidR="00000000" w:rsidRPr="00000000">
              <w:commentReference w:id="16"/>
            </w:r>
            <w:r w:rsidDel="00000000" w:rsidR="00000000" w:rsidRPr="00000000">
              <w:rPr>
                <w:rtl w:val="0"/>
              </w:rPr>
              <w:t xml:space="preserve"> and immersion cooling, which significantly increases the Power Usage Effectiveness (PUE).</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There are currently 99 data centres in </w:t>
            </w:r>
            <w:commentRangeStart w:id="17"/>
            <w:r w:rsidDel="00000000" w:rsidR="00000000" w:rsidRPr="00000000">
              <w:rPr>
                <w:rtl w:val="0"/>
              </w:rPr>
              <w:t xml:space="preserve">Singapore</w:t>
            </w:r>
            <w:commentRangeEnd w:id="17"/>
            <w:r w:rsidDel="00000000" w:rsidR="00000000" w:rsidRPr="00000000">
              <w:commentReference w:id="17"/>
            </w:r>
            <w:r w:rsidDel="00000000" w:rsidR="00000000" w:rsidRPr="00000000">
              <w:rPr>
                <w:vertAlign w:val="superscript"/>
              </w:rPr>
              <w:footnoteReference w:customMarkFollows="0" w:id="43"/>
            </w:r>
            <w:r w:rsidDel="00000000" w:rsidR="00000000" w:rsidRPr="00000000">
              <w:rPr>
                <w:rtl w:val="0"/>
              </w:rPr>
              <w:t xml:space="preserve">, which, as of January 2026, constitutes 7% of the state’s total power consumption, set to increase to 12% by 2030.</w:t>
            </w:r>
            <w:r w:rsidDel="00000000" w:rsidR="00000000" w:rsidRPr="00000000">
              <w:rPr>
                <w:vertAlign w:val="superscript"/>
              </w:rPr>
              <w:footnoteReference w:customMarkFollows="0" w:id="44"/>
            </w:r>
            <w:r w:rsidDel="00000000" w:rsidR="00000000" w:rsidRPr="00000000">
              <w:rPr>
                <w:rtl w:val="0"/>
              </w:rPr>
              <w:t xml:space="preserve"> This accounts for over 1.4 gigawatts, and 54% of Southeast Asia’s data centre load.</w:t>
            </w:r>
            <w:r w:rsidDel="00000000" w:rsidR="00000000" w:rsidRPr="00000000">
              <w:rPr>
                <w:vertAlign w:val="superscript"/>
              </w:rPr>
              <w:footnoteReference w:customMarkFollows="0" w:id="45"/>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u w:val="single"/>
                <w:rtl w:val="0"/>
              </w:rPr>
              <w:t xml:space="preserve">Policy </w:t>
            </w:r>
            <w:commentRangeStart w:id="18"/>
            <w:r w:rsidDel="00000000" w:rsidR="00000000" w:rsidRPr="00000000">
              <w:rPr>
                <w:b w:val="1"/>
                <w:bCs w:val="1"/>
                <w:u w:val="single"/>
                <w:rtl w:val="0"/>
              </w:rPr>
              <w:t xml:space="preserve">priorities</w:t>
            </w:r>
            <w:r w:rsidDel="00000000" w:rsidR="00000000" w:rsidRPr="00000000">
              <w:rPr>
                <w:b w:val="1"/>
                <w:bCs w:val="1"/>
                <w:rtl w:val="0"/>
              </w:rPr>
              <w:t xml:space="preserve">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rPr>
                <w:rtl w:val="0"/>
              </w:rPr>
            </w:r>
          </w:p>
          <w:p w:rsidR="00000000" w:rsidDel="00000000" w:rsidP="00000000" w:rsidRDefault="00000000" w:rsidRPr="00000000" w14:paraId="000000C3">
            <w:pPr>
              <w:widowControl w:val="0"/>
              <w:numPr>
                <w:ilvl w:val="0"/>
                <w:numId w:val="23"/>
              </w:numPr>
              <w:spacing w:line="240" w:lineRule="auto"/>
              <w:ind w:left="720" w:hanging="360"/>
              <w:rPr>
                <w:u w:val="none"/>
              </w:rPr>
            </w:pPr>
            <w:r w:rsidDel="00000000" w:rsidR="00000000" w:rsidRPr="00000000">
              <w:rPr>
                <w:b w:val="1"/>
                <w:bCs w:val="1"/>
                <w:rtl w:val="0"/>
              </w:rPr>
              <w:t xml:space="preserve">Green technology:</w:t>
            </w:r>
            <w:r w:rsidDel="00000000" w:rsidR="00000000" w:rsidRPr="00000000">
              <w:rPr>
                <w:rtl w:val="0"/>
              </w:rPr>
              <w:t xml:space="preserve"> Sustainability initiatives have been employed to improve the energy efficiency of infrastructure and IT equipment. A priority of the government, therefore, is transitioning data centres to renewable and low-carbon energy sources. This aligns with Singapore’s net-zero emissions target by 2050, which requires the decarbonisation of energy-intensive digital infrastructure. Singapore’s ‘Green Data Centre Roadmap’ involves improving and incentivising energy efficiency improvements, facilitating data centres to adopt energy efficiency standards and creating innovations that allow sharing in the profit of sustainability dividends.</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numPr>
                <w:ilvl w:val="0"/>
                <w:numId w:val="12"/>
              </w:numPr>
              <w:spacing w:line="240" w:lineRule="auto"/>
              <w:ind w:left="720" w:hanging="360"/>
              <w:rPr>
                <w:u w:val="none"/>
              </w:rPr>
            </w:pPr>
            <w:r w:rsidDel="00000000" w:rsidR="00000000" w:rsidRPr="00000000">
              <w:rPr>
                <w:b w:val="1"/>
                <w:bCs w:val="1"/>
                <w:rtl w:val="0"/>
              </w:rPr>
              <w:t xml:space="preserve">Increasing energy efficiency</w:t>
            </w:r>
            <w:r w:rsidDel="00000000" w:rsidR="00000000" w:rsidRPr="00000000">
              <w:rPr>
                <w:rtl w:val="0"/>
              </w:rPr>
              <w:t xml:space="preserve">: Data centres in Singapore consume substantial energy, accounting for over 7</w:t>
            </w:r>
            <w:commentRangeStart w:id="19"/>
            <w:r w:rsidDel="00000000" w:rsidR="00000000" w:rsidRPr="00000000">
              <w:rPr>
                <w:rtl w:val="0"/>
              </w:rPr>
              <w:t xml:space="preserve">%</w:t>
            </w:r>
            <w:commentRangeEnd w:id="19"/>
            <w:r w:rsidDel="00000000" w:rsidR="00000000" w:rsidRPr="00000000">
              <w:commentReference w:id="19"/>
            </w:r>
            <w:r w:rsidDel="00000000" w:rsidR="00000000" w:rsidRPr="00000000">
              <w:rPr>
                <w:rtl w:val="0"/>
              </w:rPr>
              <w:t xml:space="preserve"> of the state’s electricity use. This involves strict PUE targets for new facilities, deploying energy-efficient IT equipment, and adopting high-temperature operating standards to reduce cooling demand. This has involved the launch of a regulatory standard, SS 715:2025, which aims to encourage data centre operators and users to deploy energy-efficient IT equipment. IT equipment accounts for approximately 60% of energy use in a typical data centre.</w:t>
            </w:r>
            <w:r w:rsidDel="00000000" w:rsidR="00000000" w:rsidRPr="00000000">
              <w:rPr>
                <w:vertAlign w:val="superscript"/>
              </w:rPr>
              <w:footnoteReference w:customMarkFollows="0" w:id="47"/>
            </w: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numPr>
                <w:ilvl w:val="0"/>
                <w:numId w:val="5"/>
              </w:numPr>
              <w:spacing w:line="240" w:lineRule="auto"/>
              <w:ind w:left="720" w:hanging="360"/>
              <w:rPr>
                <w:u w:val="none"/>
              </w:rPr>
            </w:pPr>
            <w:r w:rsidDel="00000000" w:rsidR="00000000" w:rsidRPr="00000000">
              <w:rPr>
                <w:b w:val="1"/>
                <w:bCs w:val="1"/>
                <w:rtl w:val="0"/>
              </w:rPr>
              <w:t xml:space="preserve">Technological innovation in cooling and infrastructure</w:t>
            </w:r>
            <w:r w:rsidDel="00000000" w:rsidR="00000000" w:rsidRPr="00000000">
              <w:rPr>
                <w:rtl w:val="0"/>
              </w:rPr>
              <w:t xml:space="preserve">: The Singapore government prioritises </w:t>
            </w:r>
            <w:commentRangeStart w:id="20"/>
            <w:r w:rsidDel="00000000" w:rsidR="00000000" w:rsidRPr="00000000">
              <w:rPr>
                <w:rtl w:val="0"/>
              </w:rPr>
              <w:t xml:space="preserve">innovation in cooling technologies </w:t>
            </w:r>
            <w:commentRangeEnd w:id="20"/>
            <w:r w:rsidDel="00000000" w:rsidR="00000000" w:rsidRPr="00000000">
              <w:commentReference w:id="20"/>
            </w:r>
            <w:r w:rsidDel="00000000" w:rsidR="00000000" w:rsidRPr="00000000">
              <w:rPr>
                <w:rtl w:val="0"/>
              </w:rPr>
              <w:t xml:space="preserve">and operational design. Targeted policies include the Tropical Data Centre Standard, which allows higher operating temperatures to reduce cooling demand, support for advanced cooling technologies and analytics tools, as well as research partnerships with industry and local technology providers.</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numPr>
                <w:ilvl w:val="0"/>
                <w:numId w:val="18"/>
              </w:numPr>
              <w:spacing w:line="240" w:lineRule="auto"/>
              <w:ind w:left="720" w:hanging="360"/>
              <w:rPr>
                <w:u w:val="none"/>
              </w:rPr>
            </w:pPr>
            <w:r w:rsidDel="00000000" w:rsidR="00000000" w:rsidRPr="00000000">
              <w:rPr>
                <w:b w:val="1"/>
                <w:bCs w:val="1"/>
                <w:rtl w:val="0"/>
              </w:rPr>
              <w:t xml:space="preserve">Integrating data centre policy with national economic strategy:</w:t>
            </w:r>
            <w:r w:rsidDel="00000000" w:rsidR="00000000" w:rsidRPr="00000000">
              <w:rPr>
                <w:rtl w:val="0"/>
              </w:rPr>
              <w:t xml:space="preserve"> Singapore treats data centres as strategic digital infrastructure that supports the emerging digital economy, AI development and cloud services. Singapore has initiated tax breaks and import duty exemptions for data centre providers, in addition to attracting tech giants to operate in the country.</w:t>
            </w:r>
            <w:r w:rsidDel="00000000" w:rsidR="00000000" w:rsidRPr="00000000">
              <w:rPr>
                <w:vertAlign w:val="superscript"/>
              </w:rPr>
              <w:footnoteReference w:customMarkFollows="0" w:id="49"/>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u w:val="single"/>
              </w:rPr>
            </w:pPr>
            <w:r w:rsidDel="00000000" w:rsidR="00000000" w:rsidRPr="00000000">
              <w:rPr>
                <w:b w:val="1"/>
                <w:bCs w:val="1"/>
                <w:u w:val="single"/>
                <w:rtl w:val="0"/>
              </w:rPr>
              <w:t xml:space="preserve">Key policy instruments, strategies and regulations</w:t>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t xml:space="preserve">Singapore has managed data centre growth through planning controls, regulatory standards and market allocation mechanisms. </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numPr>
                <w:ilvl w:val="0"/>
                <w:numId w:val="3"/>
              </w:numPr>
              <w:spacing w:line="240" w:lineRule="auto"/>
              <w:ind w:left="720" w:hanging="360"/>
              <w:rPr>
                <w:u w:val="none"/>
              </w:rPr>
            </w:pPr>
            <w:r w:rsidDel="00000000" w:rsidR="00000000" w:rsidRPr="00000000">
              <w:rPr>
                <w:b w:val="1"/>
                <w:bCs w:val="1"/>
                <w:rtl w:val="0"/>
              </w:rPr>
              <w:t xml:space="preserve">Moratorium on new data centre developments</w:t>
            </w:r>
            <w:r w:rsidDel="00000000" w:rsidR="00000000" w:rsidRPr="00000000">
              <w:rPr>
                <w:rtl w:val="0"/>
              </w:rPr>
              <w:t xml:space="preserve"> </w:t>
            </w:r>
          </w:p>
          <w:p w:rsidR="00000000" w:rsidDel="00000000" w:rsidP="00000000" w:rsidRDefault="00000000" w:rsidRPr="00000000" w14:paraId="000000CF">
            <w:pPr>
              <w:widowControl w:val="0"/>
              <w:spacing w:line="240" w:lineRule="auto"/>
              <w:ind w:left="0" w:firstLine="0"/>
              <w:rPr/>
            </w:pPr>
            <w:r w:rsidDel="00000000" w:rsidR="00000000" w:rsidRPr="00000000">
              <w:rPr>
                <w:rtl w:val="0"/>
              </w:rPr>
              <w:t xml:space="preserve">In 2019, Singapore halted approvals for new data centres while the government reviewed land, energy and sustainability implications. Following the lift of the moratorium, the government launched the “Data Centre - Call for Application” (DC-CFA) program to support the sustainable growth of data centres.</w:t>
            </w:r>
            <w:r w:rsidDel="00000000" w:rsidR="00000000" w:rsidRPr="00000000">
              <w:rPr>
                <w:vertAlign w:val="superscript"/>
              </w:rPr>
              <w:footnoteReference w:customMarkFollows="0" w:id="50"/>
            </w:r>
            <w:r w:rsidDel="00000000" w:rsidR="00000000" w:rsidRPr="00000000">
              <w:rPr>
                <w:rtl w:val="0"/>
              </w:rPr>
              <w:t xml:space="preserve"> This was to ensure new data centres were more energy-efficient and sustainable by bringing in “state of the art technologies and best practices for sustainability”. </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numPr>
                <w:ilvl w:val="0"/>
                <w:numId w:val="26"/>
              </w:numPr>
              <w:spacing w:line="240" w:lineRule="auto"/>
              <w:ind w:left="720" w:hanging="360"/>
              <w:rPr>
                <w:b w:val="1"/>
                <w:bCs w:val="1"/>
              </w:rPr>
            </w:pPr>
            <w:r w:rsidDel="00000000" w:rsidR="00000000" w:rsidRPr="00000000">
              <w:rPr>
                <w:b w:val="1"/>
                <w:bCs w:val="1"/>
                <w:rtl w:val="0"/>
              </w:rPr>
              <w:t xml:space="preserve">Tropical Data Centre Standard</w:t>
            </w:r>
          </w:p>
          <w:p w:rsidR="00000000" w:rsidDel="00000000" w:rsidP="00000000" w:rsidRDefault="00000000" w:rsidRPr="00000000" w14:paraId="000000D2">
            <w:pPr>
              <w:widowControl w:val="0"/>
              <w:spacing w:line="240" w:lineRule="auto"/>
              <w:rPr/>
            </w:pPr>
            <w:r w:rsidDel="00000000" w:rsidR="00000000" w:rsidRPr="00000000">
              <w:rPr>
                <w:rtl w:val="0"/>
              </w:rPr>
              <w:t xml:space="preserve">The Tropical DC Standard focuses on cooling optimisation while enabling data centres to operate at higher temperatures. This aims to select energy-efficient IT equipment and reduce data centre energy consumption by at least 30%. </w:t>
            </w:r>
          </w:p>
          <w:p w:rsidR="00000000" w:rsidDel="00000000" w:rsidP="00000000" w:rsidRDefault="00000000" w:rsidRPr="00000000" w14:paraId="000000D3">
            <w:pPr>
              <w:widowControl w:val="0"/>
              <w:spacing w:line="240" w:lineRule="auto"/>
              <w:rPr>
                <w:b w:val="1"/>
                <w:bCs w:val="1"/>
              </w:rPr>
            </w:pPr>
            <w:r w:rsidDel="00000000" w:rsidR="00000000" w:rsidRPr="00000000">
              <w:rPr>
                <w:rtl w:val="0"/>
              </w:rPr>
            </w:r>
          </w:p>
          <w:p w:rsidR="00000000" w:rsidDel="00000000" w:rsidP="00000000" w:rsidRDefault="00000000" w:rsidRPr="00000000" w14:paraId="000000D4">
            <w:pPr>
              <w:widowControl w:val="0"/>
              <w:numPr>
                <w:ilvl w:val="0"/>
                <w:numId w:val="1"/>
              </w:numPr>
              <w:spacing w:line="240" w:lineRule="auto"/>
              <w:ind w:left="720" w:hanging="360"/>
              <w:rPr>
                <w:b w:val="1"/>
                <w:bCs w:val="1"/>
              </w:rPr>
            </w:pPr>
            <w:r w:rsidDel="00000000" w:rsidR="00000000" w:rsidRPr="00000000">
              <w:rPr>
                <w:b w:val="1"/>
                <w:bCs w:val="1"/>
                <w:rtl w:val="0"/>
              </w:rPr>
              <w:t xml:space="preserve">Green Data Centre Roadmap </w:t>
            </w:r>
          </w:p>
          <w:p w:rsidR="00000000" w:rsidDel="00000000" w:rsidP="00000000" w:rsidRDefault="00000000" w:rsidRPr="00000000" w14:paraId="000000D5">
            <w:pPr>
              <w:widowControl w:val="0"/>
              <w:spacing w:line="240" w:lineRule="auto"/>
              <w:rPr/>
            </w:pPr>
            <w:r w:rsidDel="00000000" w:rsidR="00000000" w:rsidRPr="00000000">
              <w:rPr>
                <w:rtl w:val="0"/>
              </w:rPr>
              <w:t xml:space="preserve">The Green Data Centre Roadmap is the overarching strategic instrument introduced in 2024 for green technology in the data centre space. It aims to provide at least 300 MW of additional capacity in the near term. Data centre approval will be allocated to operators who prioritise “sustainability and economic value”.</w:t>
            </w:r>
            <w:r w:rsidDel="00000000" w:rsidR="00000000" w:rsidRPr="00000000">
              <w:rPr>
                <w:vertAlign w:val="superscript"/>
              </w:rPr>
              <w:footnoteReference w:customMarkFollows="0" w:id="51"/>
            </w:r>
            <w:r w:rsidDel="00000000" w:rsidR="00000000" w:rsidRPr="00000000">
              <w:rPr>
                <w:rtl w:val="0"/>
              </w:rPr>
              <w:t xml:space="preserve"> There are three main parameters:</w:t>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numPr>
                <w:ilvl w:val="0"/>
                <w:numId w:val="21"/>
              </w:numPr>
              <w:spacing w:line="240" w:lineRule="auto"/>
              <w:ind w:left="720" w:hanging="360"/>
              <w:rPr/>
            </w:pPr>
            <w:r w:rsidDel="00000000" w:rsidR="00000000" w:rsidRPr="00000000">
              <w:rPr>
                <w:rtl w:val="0"/>
              </w:rPr>
              <w:t xml:space="preserve">Energy efficiency at the facility and IT equipment levels; </w:t>
            </w:r>
          </w:p>
          <w:p w:rsidR="00000000" w:rsidDel="00000000" w:rsidP="00000000" w:rsidRDefault="00000000" w:rsidRPr="00000000" w14:paraId="000000D8">
            <w:pPr>
              <w:widowControl w:val="0"/>
              <w:numPr>
                <w:ilvl w:val="0"/>
                <w:numId w:val="21"/>
              </w:numPr>
              <w:spacing w:line="240" w:lineRule="auto"/>
              <w:ind w:left="720" w:hanging="360"/>
              <w:rPr/>
            </w:pPr>
            <w:r w:rsidDel="00000000" w:rsidR="00000000" w:rsidRPr="00000000">
              <w:rPr>
                <w:rtl w:val="0"/>
              </w:rPr>
              <w:t xml:space="preserve">Leveraging of green energy (low-carbon energy), and</w:t>
            </w:r>
          </w:p>
          <w:p w:rsidR="00000000" w:rsidDel="00000000" w:rsidP="00000000" w:rsidRDefault="00000000" w:rsidRPr="00000000" w14:paraId="000000D9">
            <w:pPr>
              <w:widowControl w:val="0"/>
              <w:numPr>
                <w:ilvl w:val="0"/>
                <w:numId w:val="21"/>
              </w:numPr>
              <w:spacing w:line="240" w:lineRule="auto"/>
              <w:ind w:left="720" w:hanging="360"/>
              <w:rPr/>
            </w:pPr>
            <w:r w:rsidDel="00000000" w:rsidR="00000000" w:rsidRPr="00000000">
              <w:rPr>
                <w:rtl w:val="0"/>
              </w:rPr>
              <w:t xml:space="preserve">Water efficiency </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The Green DC Roadmap also includes incentive schemes to reward data centre operators for achieving energy efficiency. This includes enhancing efficiency grants for emissions, enhancing investment allowances for emission reductions and an energy-efficient grant for data centres</w:t>
            </w:r>
            <w:r w:rsidDel="00000000" w:rsidR="00000000" w:rsidRPr="00000000">
              <w:rPr>
                <w:vertAlign w:val="superscript"/>
              </w:rPr>
              <w:footnoteReference w:customMarkFollows="0" w:id="52"/>
            </w:r>
            <w:r w:rsidDel="00000000" w:rsidR="00000000" w:rsidRPr="00000000">
              <w:rPr>
                <w:rtl w:val="0"/>
              </w:rPr>
              <w:t xml:space="preserve">. </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numPr>
                <w:ilvl w:val="0"/>
                <w:numId w:val="2"/>
              </w:numPr>
              <w:spacing w:line="240" w:lineRule="auto"/>
              <w:ind w:left="720" w:hanging="360"/>
              <w:rPr>
                <w:b w:val="1"/>
                <w:bCs w:val="1"/>
              </w:rPr>
            </w:pPr>
            <w:r w:rsidDel="00000000" w:rsidR="00000000" w:rsidRPr="00000000">
              <w:rPr>
                <w:b w:val="1"/>
                <w:bCs w:val="1"/>
                <w:rtl w:val="0"/>
              </w:rPr>
              <w:t xml:space="preserve">Building and certification requirements</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The “BCA-IMDA Green Mark” serves as a regulatory standard for data centre construction, setting benchmarks for energy efficiency, water efficiency, sustainable construction &amp; management, and smart and healthy buildings. It involves a rating system in which data centres can benchmark their sustainability efforts against thresholds such as Platinum, Gold, and GoldPlus.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u w:val="single"/>
              </w:rPr>
            </w:pPr>
            <w:r w:rsidDel="00000000" w:rsidR="00000000" w:rsidRPr="00000000">
              <w:rPr>
                <w:b w:val="1"/>
                <w:bCs w:val="1"/>
                <w:u w:val="single"/>
                <w:rtl w:val="0"/>
              </w:rPr>
              <w:t xml:space="preserve">Policy interventions</w:t>
            </w:r>
          </w:p>
          <w:p w:rsidR="00000000" w:rsidDel="00000000" w:rsidP="00000000" w:rsidRDefault="00000000" w:rsidRPr="00000000" w14:paraId="000000E1">
            <w:pPr>
              <w:widowControl w:val="0"/>
              <w:numPr>
                <w:ilvl w:val="0"/>
                <w:numId w:val="15"/>
              </w:numPr>
              <w:spacing w:line="240" w:lineRule="auto"/>
              <w:ind w:left="720" w:hanging="360"/>
              <w:rPr/>
            </w:pPr>
            <w:r w:rsidDel="00000000" w:rsidR="00000000" w:rsidRPr="00000000">
              <w:rPr>
                <w:rtl w:val="0"/>
              </w:rPr>
              <w:t xml:space="preserve">Singapore is focused on a managed, capacity-allocation regime for new data centres, implemented primarily through the DC-CFA process. Singapore releases capacity in rounds and aims to evaluate proposals against sustainability criteria</w:t>
            </w:r>
          </w:p>
          <w:p w:rsidR="00000000" w:rsidDel="00000000" w:rsidP="00000000" w:rsidRDefault="00000000" w:rsidRPr="00000000" w14:paraId="000000E2">
            <w:pPr>
              <w:widowControl w:val="0"/>
              <w:numPr>
                <w:ilvl w:val="0"/>
                <w:numId w:val="15"/>
              </w:numPr>
              <w:spacing w:line="240" w:lineRule="auto"/>
              <w:ind w:left="720" w:hanging="360"/>
              <w:rPr/>
            </w:pPr>
            <w:r w:rsidDel="00000000" w:rsidR="00000000" w:rsidRPr="00000000">
              <w:rPr>
                <w:rtl w:val="0"/>
              </w:rPr>
              <w:t xml:space="preserve">Singapore uses technical standards such as the Tropical DC standard and standards on green data centres to encourage efficient design and operation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u w:val="single"/>
              </w:rPr>
            </w:pPr>
            <w:r w:rsidDel="00000000" w:rsidR="00000000" w:rsidRPr="00000000">
              <w:rPr>
                <w:b w:val="1"/>
                <w:bCs w:val="1"/>
                <w:u w:val="single"/>
                <w:rtl w:val="0"/>
              </w:rPr>
              <w:t xml:space="preserve">Outcomes</w:t>
            </w:r>
          </w:p>
          <w:p w:rsidR="00000000" w:rsidDel="00000000" w:rsidP="00000000" w:rsidRDefault="00000000" w:rsidRPr="00000000" w14:paraId="000000E4">
            <w:pPr>
              <w:widowControl w:val="0"/>
              <w:numPr>
                <w:ilvl w:val="0"/>
                <w:numId w:val="20"/>
              </w:numPr>
              <w:spacing w:line="240" w:lineRule="auto"/>
              <w:ind w:left="720" w:hanging="360"/>
              <w:rPr/>
            </w:pPr>
            <w:r w:rsidDel="00000000" w:rsidR="00000000" w:rsidRPr="00000000">
              <w:rPr>
                <w:rtl w:val="0"/>
              </w:rPr>
              <w:t xml:space="preserve">Singapore, as part of the DC-CFA, awarded 80 MW of new capacity to four data centre operators in an attempt to boost the “digital economy” in a sustainable manner.</w:t>
            </w:r>
            <w:r w:rsidDel="00000000" w:rsidR="00000000" w:rsidRPr="00000000">
              <w:rPr>
                <w:vertAlign w:val="superscript"/>
              </w:rPr>
              <w:footnoteReference w:customMarkFollows="0" w:id="53"/>
            </w:r>
            <w:r w:rsidDel="00000000" w:rsidR="00000000" w:rsidRPr="00000000">
              <w:rPr>
                <w:rtl w:val="0"/>
              </w:rPr>
              <w:t xml:space="preserve"> The second DC-CFA was launched in December 2025, enabling 200 MW of data centre capacity to be made available. This was to be measured against evaluation requirements, including the following: </w:t>
            </w:r>
          </w:p>
          <w:p w:rsidR="00000000" w:rsidDel="00000000" w:rsidP="00000000" w:rsidRDefault="00000000" w:rsidRPr="00000000" w14:paraId="000000E5">
            <w:pPr>
              <w:widowControl w:val="0"/>
              <w:numPr>
                <w:ilvl w:val="1"/>
                <w:numId w:val="20"/>
              </w:numPr>
              <w:spacing w:line="240" w:lineRule="auto"/>
              <w:ind w:left="1440" w:hanging="360"/>
              <w:rPr/>
            </w:pPr>
            <w:r w:rsidDel="00000000" w:rsidR="00000000" w:rsidRPr="00000000">
              <w:rPr>
                <w:rtl w:val="0"/>
              </w:rPr>
              <w:t xml:space="preserve">Obtaining the BCA-IMDA Green Mark for Data Centres 2024 Platinum certification; </w:t>
            </w:r>
          </w:p>
          <w:p w:rsidR="00000000" w:rsidDel="00000000" w:rsidP="00000000" w:rsidRDefault="00000000" w:rsidRPr="00000000" w14:paraId="000000E6">
            <w:pPr>
              <w:widowControl w:val="0"/>
              <w:numPr>
                <w:ilvl w:val="1"/>
                <w:numId w:val="20"/>
              </w:numPr>
              <w:spacing w:line="240" w:lineRule="auto"/>
              <w:ind w:left="1440" w:hanging="360"/>
              <w:rPr/>
            </w:pPr>
            <w:r w:rsidDel="00000000" w:rsidR="00000000" w:rsidRPr="00000000">
              <w:rPr>
                <w:rtl w:val="0"/>
              </w:rPr>
              <w:t xml:space="preserve">Best in-class facility energy efficiency, achieving a PUE of 1.25 or better; and</w:t>
            </w:r>
          </w:p>
          <w:p w:rsidR="00000000" w:rsidDel="00000000" w:rsidP="00000000" w:rsidRDefault="00000000" w:rsidRPr="00000000" w14:paraId="000000E7">
            <w:pPr>
              <w:widowControl w:val="0"/>
              <w:numPr>
                <w:ilvl w:val="1"/>
                <w:numId w:val="20"/>
              </w:numPr>
              <w:spacing w:line="240" w:lineRule="auto"/>
              <w:ind w:left="1440" w:hanging="360"/>
              <w:rPr/>
            </w:pPr>
            <w:r w:rsidDel="00000000" w:rsidR="00000000" w:rsidRPr="00000000">
              <w:rPr>
                <w:rtl w:val="0"/>
              </w:rPr>
              <w:t xml:space="preserve">Best in-class IT energy efficiency, with standards to meet those set out in the Singapore Standard on Energy Efficiency of Data Centre IT Equipment; and</w:t>
            </w:r>
          </w:p>
          <w:p w:rsidR="00000000" w:rsidDel="00000000" w:rsidP="00000000" w:rsidRDefault="00000000" w:rsidRPr="00000000" w14:paraId="000000E8">
            <w:pPr>
              <w:widowControl w:val="0"/>
              <w:numPr>
                <w:ilvl w:val="1"/>
                <w:numId w:val="20"/>
              </w:numPr>
              <w:spacing w:line="240" w:lineRule="auto"/>
              <w:ind w:left="1440" w:hanging="360"/>
              <w:rPr/>
            </w:pPr>
            <w:r w:rsidDel="00000000" w:rsidR="00000000" w:rsidRPr="00000000">
              <w:rPr>
                <w:rtl w:val="0"/>
              </w:rPr>
              <w:t xml:space="preserve">The use of green energy, with at least 50% to be powered by eligible green energy pathways.</w:t>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0E9">
            <w:pPr>
              <w:widowControl w:val="0"/>
              <w:numPr>
                <w:ilvl w:val="0"/>
                <w:numId w:val="20"/>
              </w:numPr>
              <w:spacing w:line="240" w:lineRule="auto"/>
              <w:ind w:left="720" w:hanging="360"/>
              <w:rPr/>
            </w:pPr>
            <w:r w:rsidDel="00000000" w:rsidR="00000000" w:rsidRPr="00000000">
              <w:rPr>
                <w:rtl w:val="0"/>
              </w:rPr>
              <w:t xml:space="preserve">The Green Data Centre Roadmap commits to at least 300 MW of additional capacity in the near term. </w:t>
            </w:r>
          </w:p>
          <w:p w:rsidR="00000000" w:rsidDel="00000000" w:rsidP="00000000" w:rsidRDefault="00000000" w:rsidRPr="00000000" w14:paraId="000000EA">
            <w:pPr>
              <w:widowControl w:val="0"/>
              <w:numPr>
                <w:ilvl w:val="0"/>
                <w:numId w:val="20"/>
              </w:numPr>
              <w:spacing w:line="240" w:lineRule="auto"/>
              <w:ind w:left="720" w:hanging="360"/>
              <w:rPr/>
            </w:pPr>
            <w:r w:rsidDel="00000000" w:rsidR="00000000" w:rsidRPr="00000000">
              <w:rPr>
                <w:rtl w:val="0"/>
              </w:rPr>
              <w:t xml:space="preserve">Projects are judged against sustainability criteria. </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ind w:left="0" w:firstLine="0"/>
        <w:rPr/>
      </w:pPr>
      <w:bookmarkStart w:colFirst="0" w:colLast="0" w:name="_xb65wte6ah94" w:id="3"/>
      <w:bookmarkEnd w:id="3"/>
      <w:r w:rsidDel="00000000" w:rsidR="00000000" w:rsidRPr="00000000">
        <w:rPr>
          <w:rtl w:val="0"/>
        </w:rPr>
        <w:t xml:space="preserve">Victoria, Australia</w:t>
      </w:r>
    </w:p>
    <w:p w:rsidR="00000000" w:rsidDel="00000000" w:rsidP="00000000" w:rsidRDefault="00000000" w:rsidRPr="00000000" w14:paraId="000000F3">
      <w:pPr>
        <w:widowControl w:val="0"/>
        <w:rPr/>
      </w:pPr>
      <w:r w:rsidDel="00000000" w:rsidR="00000000" w:rsidRPr="00000000">
        <w:rPr>
          <w:rtl w:val="0"/>
        </w:rPr>
      </w:r>
    </w:p>
    <w:tbl>
      <w:tblPr>
        <w:tblStyle w:val="Table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tblGridChange w:id="0">
          <w:tblGrid>
            <w:gridCol w:w="957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F4">
            <w:pPr>
              <w:widowControl w:val="0"/>
              <w:spacing w:after="160" w:line="240" w:lineRule="auto"/>
              <w:rPr>
                <w:b w:val="1"/>
                <w:bCs w:val="1"/>
                <w:u w:val="single"/>
              </w:rPr>
            </w:pPr>
            <w:r w:rsidDel="00000000" w:rsidR="00000000" w:rsidRPr="00000000">
              <w:rPr>
                <w:b w:val="1"/>
                <w:bCs w:val="1"/>
                <w:u w:val="single"/>
                <w:rtl w:val="0"/>
              </w:rPr>
              <w:t xml:space="preserve">Jurisdictional context </w:t>
            </w:r>
          </w:p>
          <w:p w:rsidR="00000000" w:rsidDel="00000000" w:rsidP="00000000" w:rsidRDefault="00000000" w:rsidRPr="00000000" w14:paraId="000000F5">
            <w:pPr>
              <w:widowControl w:val="0"/>
              <w:spacing w:after="160" w:line="240" w:lineRule="auto"/>
              <w:rPr/>
            </w:pPr>
            <w:r w:rsidDel="00000000" w:rsidR="00000000" w:rsidRPr="00000000">
              <w:rPr>
                <w:rtl w:val="0"/>
              </w:rPr>
              <w:t xml:space="preserve">Victoria has a population of above 7 million people.</w:t>
            </w:r>
            <w:r w:rsidDel="00000000" w:rsidR="00000000" w:rsidRPr="00000000">
              <w:rPr>
                <w:vertAlign w:val="superscript"/>
              </w:rPr>
              <w:footnoteReference w:customMarkFollows="0" w:id="55"/>
            </w:r>
            <w:r w:rsidDel="00000000" w:rsidR="00000000" w:rsidRPr="00000000">
              <w:rPr>
                <w:rtl w:val="0"/>
              </w:rPr>
              <w:t xml:space="preserve"> Over </w:t>
            </w:r>
            <w:commentRangeStart w:id="21"/>
            <w:r w:rsidDel="00000000" w:rsidR="00000000" w:rsidRPr="00000000">
              <w:rPr>
                <w:rtl w:val="0"/>
              </w:rPr>
              <w:t xml:space="preserve">40 </w:t>
            </w:r>
            <w:commentRangeEnd w:id="21"/>
            <w:r w:rsidDel="00000000" w:rsidR="00000000" w:rsidRPr="00000000">
              <w:commentReference w:id="21"/>
            </w:r>
            <w:r w:rsidDel="00000000" w:rsidR="00000000" w:rsidRPr="00000000">
              <w:rPr>
                <w:rtl w:val="0"/>
              </w:rPr>
              <w:t xml:space="preserve">data centres currently operate in Victoria.</w:t>
            </w:r>
            <w:r w:rsidDel="00000000" w:rsidR="00000000" w:rsidRPr="00000000">
              <w:rPr>
                <w:vertAlign w:val="superscript"/>
              </w:rPr>
              <w:footnoteReference w:customMarkFollows="0" w:id="56"/>
            </w:r>
            <w:r w:rsidDel="00000000" w:rsidR="00000000" w:rsidRPr="00000000">
              <w:rPr>
                <w:rtl w:val="0"/>
              </w:rPr>
              <w:t xml:space="preserve"> Victoria is being portrayed as ideal for data centre investment because of the available industrial land space, competitive energy market, skilled workforce and culture of innovation.</w:t>
            </w:r>
            <w:r w:rsidDel="00000000" w:rsidR="00000000" w:rsidRPr="00000000">
              <w:rPr>
                <w:vertAlign w:val="superscript"/>
              </w:rPr>
              <w:footnoteReference w:customMarkFollows="0" w:id="57"/>
            </w:r>
            <w:r w:rsidDel="00000000" w:rsidR="00000000" w:rsidRPr="00000000">
              <w:rPr>
                <w:rtl w:val="0"/>
              </w:rPr>
              <w:t xml:space="preserve">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F6">
            <w:pPr>
              <w:widowControl w:val="0"/>
              <w:spacing w:after="160" w:line="240" w:lineRule="auto"/>
              <w:rPr>
                <w:b w:val="1"/>
                <w:bCs w:val="1"/>
                <w:u w:val="single"/>
              </w:rPr>
            </w:pPr>
            <w:r w:rsidDel="00000000" w:rsidR="00000000" w:rsidRPr="00000000">
              <w:rPr>
                <w:b w:val="1"/>
                <w:bCs w:val="1"/>
                <w:u w:val="single"/>
                <w:rtl w:val="0"/>
              </w:rPr>
              <w:t xml:space="preserve">Policy priorities </w:t>
            </w:r>
          </w:p>
          <w:p w:rsidR="00000000" w:rsidDel="00000000" w:rsidP="00000000" w:rsidRDefault="00000000" w:rsidRPr="00000000" w14:paraId="000000F7">
            <w:pPr>
              <w:widowControl w:val="0"/>
              <w:numPr>
                <w:ilvl w:val="0"/>
                <w:numId w:val="9"/>
              </w:numPr>
              <w:spacing w:after="160" w:line="278.00000000000006" w:lineRule="auto"/>
              <w:ind w:left="720" w:hanging="360"/>
              <w:rPr>
                <w:rFonts w:ascii="Aptos" w:cs="Aptos" w:eastAsia="Aptos" w:hAnsi="Aptos"/>
                <w:b w:val="1"/>
                <w:bCs w:val="1"/>
              </w:rPr>
            </w:pPr>
            <w:r w:rsidDel="00000000" w:rsidR="00000000" w:rsidRPr="00000000">
              <w:rPr>
                <w:b w:val="1"/>
                <w:bCs w:val="1"/>
                <w:rtl w:val="0"/>
              </w:rPr>
              <w:t xml:space="preserve">Economic Growth: </w:t>
            </w:r>
            <w:r w:rsidDel="00000000" w:rsidR="00000000" w:rsidRPr="00000000">
              <w:rPr>
                <w:rtl w:val="0"/>
              </w:rPr>
              <w:t xml:space="preserve">Victoria has positioned </w:t>
            </w:r>
            <w:r w:rsidDel="00000000" w:rsidR="00000000" w:rsidRPr="00000000">
              <w:rPr>
                <w:rtl w:val="0"/>
              </w:rPr>
              <w:t xml:space="preserve">itself as</w:t>
            </w:r>
            <w:r w:rsidDel="00000000" w:rsidR="00000000" w:rsidRPr="00000000">
              <w:rPr>
                <w:rtl w:val="0"/>
              </w:rPr>
              <w:t xml:space="preserve"> a premier hub for data centre growth and investment. It has chosen not to impose any new regulations and has coined itself ‘the AI state’.</w:t>
            </w:r>
            <w:r w:rsidDel="00000000" w:rsidR="00000000" w:rsidRPr="00000000">
              <w:rPr>
                <w:vertAlign w:val="superscript"/>
              </w:rPr>
              <w:footnoteReference w:customMarkFollows="0" w:id="58"/>
            </w:r>
            <w:r w:rsidDel="00000000" w:rsidR="00000000" w:rsidRPr="00000000">
              <w:rPr>
                <w:rtl w:val="0"/>
              </w:rPr>
              <w:t xml:space="preserve"> </w:t>
            </w:r>
          </w:p>
          <w:p w:rsidR="00000000" w:rsidDel="00000000" w:rsidP="00000000" w:rsidRDefault="00000000" w:rsidRPr="00000000" w14:paraId="000000F8">
            <w:pPr>
              <w:numPr>
                <w:ilvl w:val="0"/>
                <w:numId w:val="9"/>
              </w:numPr>
              <w:spacing w:after="160" w:line="278.00000000000006" w:lineRule="auto"/>
              <w:ind w:left="720" w:hanging="360"/>
              <w:rPr/>
            </w:pPr>
            <w:r w:rsidDel="00000000" w:rsidR="00000000" w:rsidRPr="00000000">
              <w:rPr>
                <w:b w:val="1"/>
                <w:bCs w:val="1"/>
                <w:rtl w:val="0"/>
              </w:rPr>
              <w:t xml:space="preserve">Job creation: </w:t>
            </w:r>
            <w:r w:rsidDel="00000000" w:rsidR="00000000" w:rsidRPr="00000000">
              <w:rPr>
                <w:rtl w:val="0"/>
              </w:rPr>
              <w:t xml:space="preserve">Premier of Victoria, the Hon. Jacinta Allan, has previously described the NEXTDC data centre investment as creating “thousands of </w:t>
              <w:br w:type="textWrapping"/>
              <w:t xml:space="preserve">jobs, training for the next generation of tech workers.” Furthermore, the Hon. Danny Pearson MP, Victorian Minister for Economic Growth and Jobs, stated, “this project will create high-skilled jobs and lay the groundwork to support future developments in AI, advanced manufacturing and defence. We are working hard to attract and grow these opportunities, which are creating a thriving and globally competitive tech sector, right here in Victoria.”</w:t>
            </w:r>
            <w:r w:rsidDel="00000000" w:rsidR="00000000" w:rsidRPr="00000000">
              <w:rPr>
                <w:vertAlign w:val="superscript"/>
                <w:rtl w:val="0"/>
              </w:rPr>
              <w:t xml:space="preserve"> </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0F9">
            <w:pPr>
              <w:numPr>
                <w:ilvl w:val="0"/>
                <w:numId w:val="9"/>
              </w:numPr>
              <w:spacing w:after="160" w:line="240" w:lineRule="auto"/>
              <w:ind w:left="720" w:hanging="360"/>
              <w:rPr>
                <w:b w:val="1"/>
                <w:bCs w:val="1"/>
              </w:rPr>
            </w:pPr>
            <w:r w:rsidDel="00000000" w:rsidR="00000000" w:rsidRPr="00000000">
              <w:rPr>
                <w:b w:val="1"/>
                <w:bCs w:val="1"/>
                <w:rtl w:val="0"/>
              </w:rPr>
              <w:t xml:space="preserve">Sustainable planning: </w:t>
            </w:r>
            <w:r w:rsidDel="00000000" w:rsidR="00000000" w:rsidRPr="00000000">
              <w:rPr>
                <w:rtl w:val="0"/>
              </w:rPr>
              <w:t xml:space="preserve">A key aspect of the Victorian Government’s approach to attracting data centre investment is maintaining sustainable practices by ensuring they are powered </w:t>
            </w:r>
            <w:r w:rsidDel="00000000" w:rsidR="00000000" w:rsidRPr="00000000">
              <w:rPr>
                <w:rtl w:val="0"/>
              </w:rPr>
              <w:t xml:space="preserve">sustainably</w:t>
            </w:r>
            <w:r w:rsidDel="00000000" w:rsidR="00000000" w:rsidRPr="00000000">
              <w:rPr>
                <w:rtl w:val="0"/>
              </w:rPr>
              <w:t xml:space="preserve">, while maintaining energy and water security for the broader community.</w:t>
            </w:r>
            <w:r w:rsidDel="00000000" w:rsidR="00000000" w:rsidRPr="00000000">
              <w:rPr>
                <w:vertAlign w:val="superscript"/>
              </w:rPr>
              <w:footnoteReference w:customMarkFollows="0" w:id="60"/>
            </w:r>
            <w:r w:rsidDel="00000000" w:rsidR="00000000" w:rsidRPr="00000000">
              <w:rPr>
                <w:rtl w:val="0"/>
              </w:rPr>
              <w:t xml:space="preserve">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FA">
            <w:pPr>
              <w:widowControl w:val="0"/>
              <w:spacing w:after="160" w:line="240" w:lineRule="auto"/>
              <w:rPr>
                <w:b w:val="1"/>
                <w:bCs w:val="1"/>
                <w:u w:val="single"/>
              </w:rPr>
            </w:pPr>
            <w:r w:rsidDel="00000000" w:rsidR="00000000" w:rsidRPr="00000000">
              <w:rPr>
                <w:b w:val="1"/>
                <w:bCs w:val="1"/>
                <w:u w:val="single"/>
                <w:rtl w:val="0"/>
              </w:rPr>
              <w:t xml:space="preserve">Key policy instruments, key strategies and regulations </w:t>
            </w:r>
          </w:p>
          <w:p w:rsidR="00000000" w:rsidDel="00000000" w:rsidP="00000000" w:rsidRDefault="00000000" w:rsidRPr="00000000" w14:paraId="000000FB">
            <w:pPr>
              <w:widowControl w:val="0"/>
              <w:numPr>
                <w:ilvl w:val="0"/>
                <w:numId w:val="13"/>
              </w:numPr>
              <w:spacing w:after="240" w:before="240" w:line="240" w:lineRule="auto"/>
              <w:ind w:left="720" w:hanging="360"/>
              <w:rPr/>
            </w:pPr>
            <w:r w:rsidDel="00000000" w:rsidR="00000000" w:rsidRPr="00000000">
              <w:rPr>
                <w:b w:val="1"/>
                <w:bCs w:val="1"/>
                <w:rtl w:val="0"/>
              </w:rPr>
              <w:t xml:space="preserve">Victorian </w:t>
            </w:r>
            <w:ins w:author="Zac Kienzle" w:id="0" w:date="2026-03-15T04:58:09Z">
              <w:r w:rsidDel="00000000" w:rsidR="00000000" w:rsidRPr="00000000">
                <w:rPr>
                  <w:b w:val="1"/>
                  <w:bCs w:val="1"/>
                  <w:rtl w:val="0"/>
                  <w:rPrChange w:author="Zac Kienzle" w:id="1" w:date="2026-03-15T04:58:09Z">
                    <w:rPr>
                      <w:b w:val="1"/>
                      <w:bCs w:val="1"/>
                    </w:rPr>
                  </w:rPrChange>
                </w:rPr>
                <w:t xml:space="preserve">Government's </w:t>
              </w:r>
            </w:ins>
            <w:del w:author="Zac Kienzle" w:id="0" w:date="2026-03-15T04:58:09Z">
              <w:r w:rsidDel="00000000" w:rsidR="00000000" w:rsidRPr="00000000">
                <w:rPr>
                  <w:b w:val="1"/>
                  <w:bCs w:val="1"/>
                  <w:rtl w:val="0"/>
                  <w:rPrChange w:author="Zac Kienzle" w:id="1" w:date="2026-03-15T04:58:09Z">
                    <w:rPr>
                      <w:b w:val="1"/>
                      <w:bCs w:val="1"/>
                    </w:rPr>
                  </w:rPrChange>
                </w:rPr>
                <w:delText xml:space="preserve">Government ‘</w:delText>
              </w:r>
            </w:del>
            <w:r w:rsidDel="00000000" w:rsidR="00000000" w:rsidRPr="00000000">
              <w:rPr>
                <w:b w:val="1"/>
                <w:bCs w:val="1"/>
                <w:rtl w:val="0"/>
              </w:rPr>
              <w:t xml:space="preserve">AI Mission Statement’</w:t>
            </w:r>
            <w:r w:rsidDel="00000000" w:rsidR="00000000" w:rsidRPr="00000000">
              <w:rPr>
                <w:rtl w:val="0"/>
              </w:rPr>
            </w:r>
          </w:p>
          <w:p w:rsidR="00000000" w:rsidDel="00000000" w:rsidP="00000000" w:rsidRDefault="00000000" w:rsidRPr="00000000" w14:paraId="000000FC">
            <w:pPr>
              <w:widowControl w:val="0"/>
              <w:spacing w:after="240" w:before="240" w:line="240" w:lineRule="auto"/>
              <w:rPr/>
            </w:pPr>
            <w:r w:rsidDel="00000000" w:rsidR="00000000" w:rsidRPr="00000000">
              <w:rPr>
                <w:rtl w:val="0"/>
              </w:rPr>
              <w:t xml:space="preserve">On 30 January 2026, the Victorian Government released their AI Mission Statement</w:t>
            </w:r>
            <w:ins w:author="Zac Kienzle" w:id="2" w:date="2026-03-15T04:58:11Z">
              <w:r w:rsidDel="00000000" w:rsidR="00000000" w:rsidRPr="00000000">
                <w:rPr>
                  <w:rtl w:val="0"/>
                </w:rPr>
                <w:t xml:space="preserve">,</w:t>
              </w:r>
            </w:ins>
            <w:r w:rsidDel="00000000" w:rsidR="00000000" w:rsidRPr="00000000">
              <w:rPr>
                <w:rtl w:val="0"/>
              </w:rPr>
              <w:t xml:space="preserve"> which sets out the state’s priorities of responsibly harnessing AI to drive innovation, attracting investment, boosting global competitiveness, and creating the skilled jobs of the future.</w:t>
            </w:r>
            <w:r w:rsidDel="00000000" w:rsidR="00000000" w:rsidRPr="00000000">
              <w:rPr>
                <w:vertAlign w:val="superscript"/>
              </w:rPr>
              <w:footnoteReference w:customMarkFollows="0" w:id="61"/>
            </w:r>
            <w:r w:rsidDel="00000000" w:rsidR="00000000" w:rsidRPr="00000000">
              <w:rPr>
                <w:rtl w:val="0"/>
              </w:rPr>
            </w:r>
          </w:p>
          <w:p w:rsidR="00000000" w:rsidDel="00000000" w:rsidP="00000000" w:rsidRDefault="00000000" w:rsidRPr="00000000" w14:paraId="000000FD">
            <w:pPr>
              <w:widowControl w:val="0"/>
              <w:spacing w:after="240" w:before="240" w:line="240" w:lineRule="auto"/>
              <w:rPr/>
            </w:pPr>
            <w:r w:rsidDel="00000000" w:rsidR="00000000" w:rsidRPr="00000000">
              <w:rPr>
                <w:rtl w:val="0"/>
              </w:rPr>
              <w:t xml:space="preserve">The Mission Statement confirmed that all data centre investment will be facilitated through the ‘Investment Front Door’, which was announced as the </w:t>
            </w:r>
            <w:ins w:author="Zac Kienzle" w:id="3" w:date="2026-03-15T04:58:15Z">
              <w:r w:rsidDel="00000000" w:rsidR="00000000" w:rsidRPr="00000000">
                <w:rPr>
                  <w:rtl w:val="0"/>
                  <w:rPrChange w:author="Zac Kienzle" w:id="4" w:date="2026-03-15T04:58:15Z">
                    <w:rPr/>
                  </w:rPrChange>
                </w:rPr>
                <w:t xml:space="preserve">single entry</w:t>
              </w:r>
            </w:ins>
            <w:del w:author="Zac Kienzle" w:id="3" w:date="2026-03-15T04:58:15Z">
              <w:r w:rsidDel="00000000" w:rsidR="00000000" w:rsidRPr="00000000">
                <w:rPr>
                  <w:rtl w:val="0"/>
                  <w:rPrChange w:author="Zac Kienzle" w:id="4" w:date="2026-03-15T04:58:15Z">
                    <w:rPr/>
                  </w:rPrChange>
                </w:rPr>
                <w:delText xml:space="preserve">single-entry</w:delText>
              </w:r>
            </w:del>
            <w:r w:rsidDel="00000000" w:rsidR="00000000" w:rsidRPr="00000000">
              <w:rPr>
                <w:rtl w:val="0"/>
              </w:rPr>
              <w:t xml:space="preserve"> point for all </w:t>
            </w:r>
            <w:ins w:author="Zac Kienzle" w:id="5" w:date="2026-03-15T04:58:13Z">
              <w:r w:rsidDel="00000000" w:rsidR="00000000" w:rsidRPr="00000000">
                <w:rPr>
                  <w:rtl w:val="0"/>
                  <w:rPrChange w:author="Zac Kienzle" w:id="6" w:date="2026-03-15T04:58:13Z">
                    <w:rPr/>
                  </w:rPrChange>
                </w:rPr>
                <w:t xml:space="preserve">investment-related</w:t>
              </w:r>
            </w:ins>
            <w:del w:author="Zac Kienzle" w:id="5" w:date="2026-03-15T04:58:13Z">
              <w:r w:rsidDel="00000000" w:rsidR="00000000" w:rsidRPr="00000000">
                <w:rPr>
                  <w:rtl w:val="0"/>
                  <w:rPrChange w:author="Zac Kienzle" w:id="6" w:date="2026-03-15T04:58:13Z">
                    <w:rPr/>
                  </w:rPrChange>
                </w:rPr>
                <w:delText xml:space="preserve">investment related</w:delText>
              </w:r>
            </w:del>
            <w:r w:rsidDel="00000000" w:rsidR="00000000" w:rsidRPr="00000000">
              <w:rPr>
                <w:rtl w:val="0"/>
              </w:rPr>
              <w:t xml:space="preserve"> engagements in the ‘Economic Growth Statement’. This is all part of a broader mission of ‘making it easier to invest in Victoria’ and </w:t>
            </w:r>
            <w:ins w:author="Zac Kienzle" w:id="7" w:date="2026-03-15T04:59:26Z">
              <w:r w:rsidDel="00000000" w:rsidR="00000000" w:rsidRPr="00000000">
                <w:rPr>
                  <w:rtl w:val="0"/>
                  <w:rPrChange w:author="Zac Kienzle" w:id="8" w:date="2026-03-15T04:59:26Z">
                    <w:rPr/>
                  </w:rPrChange>
                </w:rPr>
                <w:t xml:space="preserve">to highlight</w:t>
              </w:r>
            </w:ins>
            <w:del w:author="Zac Kienzle" w:id="7" w:date="2026-03-15T04:59:26Z">
              <w:r w:rsidDel="00000000" w:rsidR="00000000" w:rsidRPr="00000000">
                <w:rPr>
                  <w:rtl w:val="0"/>
                  <w:rPrChange w:author="Zac Kienzle" w:id="8" w:date="2026-03-15T04:59:26Z">
                    <w:rPr/>
                  </w:rPrChange>
                </w:rPr>
                <w:delText xml:space="preserve">highlighting</w:delText>
              </w:r>
            </w:del>
            <w:r w:rsidDel="00000000" w:rsidR="00000000" w:rsidRPr="00000000">
              <w:rPr>
                <w:rtl w:val="0"/>
              </w:rPr>
              <w:t xml:space="preserve"> their stated commitment to ‘competitiveness, productivity and economic resilience’. </w:t>
            </w:r>
          </w:p>
          <w:p w:rsidR="00000000" w:rsidDel="00000000" w:rsidP="00000000" w:rsidRDefault="00000000" w:rsidRPr="00000000" w14:paraId="000000FE">
            <w:pPr>
              <w:widowControl w:val="0"/>
              <w:spacing w:after="240" w:before="240" w:line="240" w:lineRule="auto"/>
              <w:rPr/>
            </w:pPr>
            <w:r w:rsidDel="00000000" w:rsidR="00000000" w:rsidRPr="00000000">
              <w:rPr>
                <w:rtl w:val="0"/>
              </w:rPr>
              <w:t xml:space="preserve">Their approach is to facilitate investment in AI-focused precincts with high-performance computing and interconnection, powered by recycled water and renewable energy. </w:t>
            </w:r>
          </w:p>
          <w:p w:rsidR="00000000" w:rsidDel="00000000" w:rsidP="00000000" w:rsidRDefault="00000000" w:rsidRPr="00000000" w14:paraId="000000FF">
            <w:pPr>
              <w:widowControl w:val="0"/>
              <w:spacing w:after="240" w:before="240" w:line="240" w:lineRule="auto"/>
              <w:rPr/>
            </w:pPr>
            <w:r w:rsidDel="00000000" w:rsidR="00000000" w:rsidRPr="00000000">
              <w:rPr>
                <w:rtl w:val="0"/>
              </w:rPr>
              <w:t xml:space="preserve">It also states Victoria will leverage new and existing commitments under the National Collaborative Research Infrastructure Strategy</w:t>
            </w:r>
            <w:ins w:author="Zac Kienzle" w:id="9" w:date="2026-03-15T04:58:50Z">
              <w:r w:rsidDel="00000000" w:rsidR="00000000" w:rsidRPr="00000000">
                <w:rPr>
                  <w:rtl w:val="0"/>
                </w:rPr>
                <w:t xml:space="preserve">,</w:t>
              </w:r>
            </w:ins>
            <w:r w:rsidDel="00000000" w:rsidR="00000000" w:rsidRPr="00000000">
              <w:rPr>
                <w:rtl w:val="0"/>
              </w:rPr>
              <w:t xml:space="preserve"> which </w:t>
            </w:r>
            <w:ins w:author="Zac Kienzle" w:id="10" w:date="2026-03-15T04:58:41Z">
              <w:r w:rsidDel="00000000" w:rsidR="00000000" w:rsidRPr="00000000">
                <w:rPr>
                  <w:rtl w:val="0"/>
                  <w:rPrChange w:author="Zac Kienzle" w:id="11" w:date="2026-03-15T04:58:41Z">
                    <w:rPr/>
                  </w:rPrChange>
                </w:rPr>
                <w:t xml:space="preserve">provides</w:t>
              </w:r>
            </w:ins>
            <w:del w:author="Zac Kienzle" w:id="10" w:date="2026-03-15T04:58:41Z">
              <w:r w:rsidDel="00000000" w:rsidR="00000000" w:rsidRPr="00000000">
                <w:rPr>
                  <w:rtl w:val="0"/>
                  <w:rPrChange w:author="Zac Kienzle" w:id="11" w:date="2026-03-15T04:58:41Z">
                    <w:rPr/>
                  </w:rPrChange>
                </w:rPr>
                <w:delText xml:space="preserve">provide</w:delText>
              </w:r>
            </w:del>
            <w:r w:rsidDel="00000000" w:rsidR="00000000" w:rsidRPr="00000000">
              <w:rPr>
                <w:rtl w:val="0"/>
              </w:rPr>
              <w:t xml:space="preserve"> researchers with access to </w:t>
            </w:r>
            <w:ins w:author="Zac Kienzle" w:id="12" w:date="2026-03-15T04:58:46Z">
              <w:r w:rsidDel="00000000" w:rsidR="00000000" w:rsidRPr="00000000">
                <w:rPr>
                  <w:rtl w:val="0"/>
                  <w:rPrChange w:author="Zac Kienzle" w:id="13" w:date="2026-03-15T04:58:46Z">
                    <w:rPr/>
                  </w:rPrChange>
                </w:rPr>
                <w:t xml:space="preserve">cutting-edge</w:t>
              </w:r>
            </w:ins>
            <w:del w:author="Zac Kienzle" w:id="12" w:date="2026-03-15T04:58:46Z">
              <w:r w:rsidDel="00000000" w:rsidR="00000000" w:rsidRPr="00000000">
                <w:rPr>
                  <w:rtl w:val="0"/>
                  <w:rPrChange w:author="Zac Kienzle" w:id="13" w:date="2026-03-15T04:58:46Z">
                    <w:rPr/>
                  </w:rPrChange>
                </w:rPr>
                <w:delText xml:space="preserve">cutting edge</w:delText>
              </w:r>
            </w:del>
            <w:r w:rsidDel="00000000" w:rsidR="00000000" w:rsidRPr="00000000">
              <w:rPr>
                <w:rtl w:val="0"/>
              </w:rPr>
              <w:t xml:space="preserve"> national research infrastructure. </w:t>
            </w:r>
          </w:p>
          <w:p w:rsidR="00000000" w:rsidDel="00000000" w:rsidP="00000000" w:rsidRDefault="00000000" w:rsidRPr="00000000" w14:paraId="00000100">
            <w:pPr>
              <w:widowControl w:val="0"/>
              <w:numPr>
                <w:ilvl w:val="0"/>
                <w:numId w:val="13"/>
              </w:numPr>
              <w:spacing w:after="240" w:before="240" w:line="240" w:lineRule="auto"/>
              <w:ind w:left="720" w:hanging="360"/>
              <w:rPr/>
            </w:pPr>
            <w:r w:rsidDel="00000000" w:rsidR="00000000" w:rsidRPr="00000000">
              <w:rPr>
                <w:b w:val="1"/>
                <w:bCs w:val="1"/>
                <w:rtl w:val="0"/>
              </w:rPr>
              <w:t xml:space="preserve">Sustainable Data Centre Action Plan</w:t>
            </w:r>
            <w:r w:rsidDel="00000000" w:rsidR="00000000" w:rsidRPr="00000000">
              <w:rPr>
                <w:rtl w:val="0"/>
              </w:rPr>
            </w:r>
          </w:p>
          <w:p w:rsidR="00000000" w:rsidDel="00000000" w:rsidP="00000000" w:rsidRDefault="00000000" w:rsidRPr="00000000" w14:paraId="00000101">
            <w:pPr>
              <w:widowControl w:val="0"/>
              <w:spacing w:after="240" w:before="240" w:line="240" w:lineRule="auto"/>
              <w:rPr/>
            </w:pPr>
            <w:r w:rsidDel="00000000" w:rsidR="00000000" w:rsidRPr="00000000">
              <w:rPr>
                <w:rtl w:val="0"/>
              </w:rPr>
              <w:t xml:space="preserve">Importantly, this Mission Statement outlines a </w:t>
            </w:r>
            <w:commentRangeStart w:id="22"/>
            <w:r w:rsidDel="00000000" w:rsidR="00000000" w:rsidRPr="00000000">
              <w:rPr>
                <w:rtl w:val="0"/>
              </w:rPr>
              <w:t xml:space="preserve">$5.5 million investment in a ‘Sustainable Data Centre Action Plan’</w:t>
            </w:r>
            <w:commentRangeEnd w:id="22"/>
            <w:r w:rsidDel="00000000" w:rsidR="00000000" w:rsidRPr="00000000">
              <w:commentReference w:id="22"/>
            </w:r>
            <w:r w:rsidDel="00000000" w:rsidR="00000000" w:rsidRPr="00000000">
              <w:rPr>
                <w:rtl w:val="0"/>
              </w:rPr>
              <w:t xml:space="preserve">.</w:t>
            </w:r>
            <w:r w:rsidDel="00000000" w:rsidR="00000000" w:rsidRPr="00000000">
              <w:rPr>
                <w:vertAlign w:val="superscript"/>
              </w:rPr>
              <w:footnoteReference w:customMarkFollows="0" w:id="62"/>
            </w:r>
            <w:r w:rsidDel="00000000" w:rsidR="00000000" w:rsidRPr="00000000">
              <w:rPr>
                <w:rtl w:val="0"/>
              </w:rPr>
              <w:t xml:space="preserve"> </w:t>
            </w:r>
          </w:p>
          <w:p w:rsidR="00000000" w:rsidDel="00000000" w:rsidP="00000000" w:rsidRDefault="00000000" w:rsidRPr="00000000" w14:paraId="00000102">
            <w:pPr>
              <w:widowControl w:val="0"/>
              <w:spacing w:after="240" w:before="240" w:line="240" w:lineRule="auto"/>
              <w:rPr/>
            </w:pPr>
            <w:r w:rsidDel="00000000" w:rsidR="00000000" w:rsidRPr="00000000">
              <w:rPr>
                <w:rtl w:val="0"/>
              </w:rPr>
              <w:t xml:space="preserve">This is an ‘internal coordination framework to improve how the government works together.’</w:t>
            </w:r>
            <w:r w:rsidDel="00000000" w:rsidR="00000000" w:rsidRPr="00000000">
              <w:rPr>
                <w:vertAlign w:val="superscript"/>
                <w:rtl w:val="0"/>
              </w:rPr>
              <w:t xml:space="preserve"> </w:t>
            </w:r>
            <w:r w:rsidDel="00000000" w:rsidR="00000000" w:rsidRPr="00000000">
              <w:rPr>
                <w:vertAlign w:val="superscript"/>
              </w:rPr>
              <w:footnoteReference w:customMarkFollows="0" w:id="63"/>
            </w:r>
            <w:r w:rsidDel="00000000" w:rsidR="00000000" w:rsidRPr="00000000">
              <w:rPr>
                <w:rtl w:val="0"/>
              </w:rPr>
              <w:t xml:space="preserve"> </w:t>
            </w:r>
          </w:p>
          <w:p w:rsidR="00000000" w:rsidDel="00000000" w:rsidP="00000000" w:rsidRDefault="00000000" w:rsidRPr="00000000" w14:paraId="00000103">
            <w:pPr>
              <w:widowControl w:val="0"/>
              <w:spacing w:after="240" w:before="240" w:line="240" w:lineRule="auto"/>
              <w:rPr/>
            </w:pPr>
            <w:r w:rsidDel="00000000" w:rsidR="00000000" w:rsidRPr="00000000">
              <w:rPr>
                <w:rtl w:val="0"/>
              </w:rPr>
              <w:t xml:space="preserve">The action plan focuses on 5 key areas: </w:t>
            </w:r>
          </w:p>
          <w:p w:rsidR="00000000" w:rsidDel="00000000" w:rsidP="00000000" w:rsidRDefault="00000000" w:rsidRPr="00000000" w14:paraId="00000104">
            <w:pPr>
              <w:widowControl w:val="0"/>
              <w:numPr>
                <w:ilvl w:val="0"/>
                <w:numId w:val="30"/>
              </w:numPr>
              <w:spacing w:before="240" w:line="240" w:lineRule="auto"/>
              <w:ind w:left="720" w:hanging="360"/>
              <w:rPr/>
            </w:pPr>
            <w:r w:rsidDel="00000000" w:rsidR="00000000" w:rsidRPr="00000000">
              <w:rPr>
                <w:rtl w:val="0"/>
              </w:rPr>
              <w:t xml:space="preserve">Coordinated Infrastructure, land and connectivity</w:t>
            </w:r>
          </w:p>
          <w:p w:rsidR="00000000" w:rsidDel="00000000" w:rsidP="00000000" w:rsidRDefault="00000000" w:rsidRPr="00000000" w14:paraId="00000105">
            <w:pPr>
              <w:widowControl w:val="0"/>
              <w:numPr>
                <w:ilvl w:val="0"/>
                <w:numId w:val="30"/>
              </w:numPr>
              <w:spacing w:line="240" w:lineRule="auto"/>
              <w:ind w:left="720" w:hanging="360"/>
              <w:rPr/>
            </w:pPr>
            <w:r w:rsidDel="00000000" w:rsidR="00000000" w:rsidRPr="00000000">
              <w:rPr>
                <w:rtl w:val="0"/>
              </w:rPr>
              <w:t xml:space="preserve">Energy innovation and grid readiness</w:t>
            </w:r>
          </w:p>
          <w:p w:rsidR="00000000" w:rsidDel="00000000" w:rsidP="00000000" w:rsidRDefault="00000000" w:rsidRPr="00000000" w14:paraId="00000106">
            <w:pPr>
              <w:widowControl w:val="0"/>
              <w:numPr>
                <w:ilvl w:val="0"/>
                <w:numId w:val="30"/>
              </w:numPr>
              <w:spacing w:line="240" w:lineRule="auto"/>
              <w:ind w:left="720" w:hanging="360"/>
              <w:rPr/>
            </w:pPr>
            <w:r w:rsidDel="00000000" w:rsidR="00000000" w:rsidRPr="00000000">
              <w:rPr>
                <w:rtl w:val="0"/>
              </w:rPr>
              <w:t xml:space="preserve"> Sustainable water security and management</w:t>
            </w:r>
          </w:p>
          <w:p w:rsidR="00000000" w:rsidDel="00000000" w:rsidP="00000000" w:rsidRDefault="00000000" w:rsidRPr="00000000" w14:paraId="00000107">
            <w:pPr>
              <w:widowControl w:val="0"/>
              <w:numPr>
                <w:ilvl w:val="0"/>
                <w:numId w:val="30"/>
              </w:numPr>
              <w:spacing w:line="240" w:lineRule="auto"/>
              <w:ind w:left="720" w:hanging="360"/>
              <w:rPr/>
            </w:pPr>
            <w:r w:rsidDel="00000000" w:rsidR="00000000" w:rsidRPr="00000000">
              <w:rPr>
                <w:rtl w:val="0"/>
              </w:rPr>
              <w:t xml:space="preserve">A skilled and future-ready workforce</w:t>
            </w:r>
          </w:p>
          <w:p w:rsidR="00000000" w:rsidDel="00000000" w:rsidP="00000000" w:rsidRDefault="00000000" w:rsidRPr="00000000" w14:paraId="00000108">
            <w:pPr>
              <w:widowControl w:val="0"/>
              <w:numPr>
                <w:ilvl w:val="0"/>
                <w:numId w:val="30"/>
              </w:numPr>
              <w:spacing w:line="240" w:lineRule="auto"/>
              <w:ind w:left="720" w:hanging="360"/>
              <w:rPr/>
            </w:pPr>
            <w:r w:rsidDel="00000000" w:rsidR="00000000" w:rsidRPr="00000000">
              <w:rPr>
                <w:rtl w:val="0"/>
              </w:rPr>
              <w:t xml:space="preserve">Strengthened leadership and coordination </w:t>
            </w:r>
          </w:p>
          <w:p w:rsidR="00000000" w:rsidDel="00000000" w:rsidP="00000000" w:rsidRDefault="00000000" w:rsidRPr="00000000" w14:paraId="00000109">
            <w:pPr>
              <w:widowControl w:val="0"/>
              <w:spacing w:line="240" w:lineRule="auto"/>
              <w:ind w:left="720" w:firstLine="0"/>
              <w:rPr/>
            </w:pPr>
            <w:r w:rsidDel="00000000" w:rsidR="00000000" w:rsidRPr="00000000">
              <w:rPr>
                <w:rtl w:val="0"/>
              </w:rPr>
            </w:r>
          </w:p>
          <w:p w:rsidR="00000000" w:rsidDel="00000000" w:rsidP="00000000" w:rsidRDefault="00000000" w:rsidRPr="00000000" w14:paraId="0000010A">
            <w:pPr>
              <w:widowControl w:val="0"/>
              <w:numPr>
                <w:ilvl w:val="0"/>
                <w:numId w:val="13"/>
              </w:numPr>
              <w:spacing w:after="240" w:line="240" w:lineRule="auto"/>
              <w:ind w:left="720" w:hanging="360"/>
              <w:rPr>
                <w:rFonts w:ascii="Noto Sans Symbols" w:cs="Noto Sans Symbols" w:eastAsia="Noto Sans Symbols" w:hAnsi="Noto Sans Symbols"/>
              </w:rPr>
            </w:pPr>
            <w:r w:rsidDel="00000000" w:rsidR="00000000" w:rsidRPr="00000000">
              <w:rPr>
                <w:b w:val="1"/>
                <w:bCs w:val="1"/>
                <w:rtl w:val="0"/>
              </w:rPr>
              <w:t xml:space="preserve">International standards, such as ISO 27001</w:t>
            </w:r>
            <w:r w:rsidDel="00000000" w:rsidR="00000000" w:rsidRPr="00000000">
              <w:rPr>
                <w:rtl w:val="0"/>
              </w:rPr>
              <w:t xml:space="preserve">. </w:t>
            </w:r>
          </w:p>
          <w:p w:rsidR="00000000" w:rsidDel="00000000" w:rsidP="00000000" w:rsidRDefault="00000000" w:rsidRPr="00000000" w14:paraId="0000010B">
            <w:pPr>
              <w:widowControl w:val="0"/>
              <w:spacing w:after="240" w:before="240" w:line="240" w:lineRule="auto"/>
              <w:rPr/>
            </w:pPr>
            <w:r w:rsidDel="00000000" w:rsidR="00000000" w:rsidRPr="00000000">
              <w:rPr>
                <w:rtl w:val="0"/>
              </w:rPr>
              <w:t xml:space="preserve">Invest Victoria also describes all data centres in Victoria as complying with international standards such as ISO 27001 for ‘Information Security, Cybersecurity and Privacy Protection’.</w:t>
            </w:r>
            <w:r w:rsidDel="00000000" w:rsidR="00000000" w:rsidRPr="00000000">
              <w:rPr>
                <w:vertAlign w:val="superscript"/>
              </w:rPr>
              <w:footnoteReference w:customMarkFollows="0" w:id="64"/>
            </w:r>
            <w:r w:rsidDel="00000000" w:rsidR="00000000" w:rsidRPr="00000000">
              <w:rPr>
                <w:rtl w:val="0"/>
              </w:rPr>
              <w:t xml:space="preserve">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0C">
            <w:pPr>
              <w:widowControl w:val="0"/>
              <w:spacing w:after="160" w:line="240" w:lineRule="auto"/>
              <w:rPr>
                <w:b w:val="1"/>
                <w:bCs w:val="1"/>
                <w:u w:val="single"/>
              </w:rPr>
            </w:pPr>
            <w:r w:rsidDel="00000000" w:rsidR="00000000" w:rsidRPr="00000000">
              <w:rPr>
                <w:b w:val="1"/>
                <w:bCs w:val="1"/>
                <w:u w:val="single"/>
                <w:rtl w:val="0"/>
              </w:rPr>
              <w:t xml:space="preserve">Policy interventions </w:t>
            </w:r>
          </w:p>
          <w:p w:rsidR="00000000" w:rsidDel="00000000" w:rsidP="00000000" w:rsidRDefault="00000000" w:rsidRPr="00000000" w14:paraId="0000010D">
            <w:pPr>
              <w:numPr>
                <w:ilvl w:val="0"/>
                <w:numId w:val="13"/>
              </w:numPr>
              <w:spacing w:after="160" w:line="240" w:lineRule="auto"/>
              <w:ind w:left="720" w:hanging="360"/>
              <w:rPr>
                <w:b w:val="1"/>
                <w:bCs w:val="1"/>
              </w:rPr>
            </w:pPr>
            <w:r w:rsidDel="00000000" w:rsidR="00000000" w:rsidRPr="00000000">
              <w:rPr>
                <w:b w:val="1"/>
                <w:bCs w:val="1"/>
                <w:rtl w:val="0"/>
              </w:rPr>
              <w:t xml:space="preserve">Governed through existing regulations and legislation </w:t>
            </w:r>
          </w:p>
          <w:p w:rsidR="00000000" w:rsidDel="00000000" w:rsidP="00000000" w:rsidRDefault="00000000" w:rsidRPr="00000000" w14:paraId="0000010E">
            <w:pPr>
              <w:widowControl w:val="0"/>
              <w:spacing w:after="240" w:before="240" w:line="240" w:lineRule="auto"/>
              <w:rPr/>
            </w:pPr>
            <w:r w:rsidDel="00000000" w:rsidR="00000000" w:rsidRPr="00000000">
              <w:rPr>
                <w:rtl w:val="0"/>
              </w:rPr>
              <w:t xml:space="preserve">Minister for Economic Growth and Jobs Danny Pearson has said that Victoria would not develop new </w:t>
            </w:r>
            <w:ins w:author="Zac Kienzle" w:id="14" w:date="2026-03-15T04:58:59Z">
              <w:r w:rsidDel="00000000" w:rsidR="00000000" w:rsidRPr="00000000">
                <w:rPr>
                  <w:rtl w:val="0"/>
                  <w:rPrChange w:author="Zac Kienzle" w:id="15" w:date="2026-03-15T04:58:59Z">
                    <w:rPr/>
                  </w:rPrChange>
                </w:rPr>
                <w:t xml:space="preserve">regulations</w:t>
              </w:r>
            </w:ins>
            <w:del w:author="Zac Kienzle" w:id="14" w:date="2026-03-15T04:58:59Z">
              <w:r w:rsidDel="00000000" w:rsidR="00000000" w:rsidRPr="00000000">
                <w:rPr>
                  <w:rtl w:val="0"/>
                  <w:rPrChange w:author="Zac Kienzle" w:id="15" w:date="2026-03-15T04:58:59Z">
                    <w:rPr/>
                  </w:rPrChange>
                </w:rPr>
                <w:delText xml:space="preserve">regulation</w:delText>
              </w:r>
            </w:del>
            <w:r w:rsidDel="00000000" w:rsidR="00000000" w:rsidRPr="00000000">
              <w:rPr>
                <w:rtl w:val="0"/>
              </w:rPr>
              <w:t xml:space="preserve">, not even to </w:t>
            </w:r>
            <w:ins w:author="Zac Kienzle" w:id="16" w:date="2026-03-15T04:58:58Z">
              <w:r w:rsidDel="00000000" w:rsidR="00000000" w:rsidRPr="00000000">
                <w:rPr>
                  <w:rtl w:val="0"/>
                  <w:rPrChange w:author="Zac Kienzle" w:id="17" w:date="2026-03-15T04:58:58Z">
                    <w:rPr/>
                  </w:rPrChange>
                </w:rPr>
                <w:t xml:space="preserve">establish</w:t>
              </w:r>
            </w:ins>
            <w:del w:author="Zac Kienzle" w:id="16" w:date="2026-03-15T04:58:58Z">
              <w:r w:rsidDel="00000000" w:rsidR="00000000" w:rsidRPr="00000000">
                <w:rPr>
                  <w:rtl w:val="0"/>
                  <w:rPrChange w:author="Zac Kienzle" w:id="17" w:date="2026-03-15T04:58:58Z">
                    <w:rPr/>
                  </w:rPrChange>
                </w:rPr>
                <w:delText xml:space="preserve">set up</w:delText>
              </w:r>
            </w:del>
            <w:r w:rsidDel="00000000" w:rsidR="00000000" w:rsidRPr="00000000">
              <w:rPr>
                <w:rtl w:val="0"/>
              </w:rPr>
              <w:t xml:space="preserve"> a fast-track approval system for data centres.</w:t>
            </w:r>
          </w:p>
          <w:p w:rsidR="00000000" w:rsidDel="00000000" w:rsidP="00000000" w:rsidRDefault="00000000" w:rsidRPr="00000000" w14:paraId="0000010F">
            <w:pPr>
              <w:numPr>
                <w:ilvl w:val="0"/>
                <w:numId w:val="13"/>
              </w:numPr>
              <w:spacing w:after="160" w:line="240" w:lineRule="auto"/>
              <w:ind w:left="720" w:hanging="360"/>
              <w:rPr/>
            </w:pPr>
            <w:r w:rsidDel="00000000" w:rsidR="00000000" w:rsidRPr="00000000">
              <w:rPr>
                <w:b w:val="1"/>
                <w:bCs w:val="1"/>
                <w:rtl w:val="0"/>
              </w:rPr>
              <w:t xml:space="preserve">Investment facilitation through expedited planning approvals pathways and investment facilitation services </w:t>
            </w:r>
            <w:r w:rsidDel="00000000" w:rsidR="00000000" w:rsidRPr="00000000">
              <w:rPr>
                <w:rtl w:val="0"/>
              </w:rPr>
            </w:r>
          </w:p>
          <w:p w:rsidR="00000000" w:rsidDel="00000000" w:rsidP="00000000" w:rsidRDefault="00000000" w:rsidRPr="00000000" w14:paraId="00000110">
            <w:pPr>
              <w:spacing w:after="160" w:line="240" w:lineRule="auto"/>
              <w:rPr/>
            </w:pPr>
            <w:r w:rsidDel="00000000" w:rsidR="00000000" w:rsidRPr="00000000">
              <w:rPr>
                <w:rtl w:val="0"/>
              </w:rPr>
              <w:t xml:space="preserve">Victorian Government’s Development Facilitation Program will be used to streamline the data centre project approvals process, to attract investment.</w:t>
            </w:r>
            <w:r w:rsidDel="00000000" w:rsidR="00000000" w:rsidRPr="00000000">
              <w:rPr>
                <w:vertAlign w:val="superscript"/>
              </w:rPr>
              <w:footnoteReference w:customMarkFollows="0" w:id="65"/>
            </w:r>
            <w:r w:rsidDel="00000000" w:rsidR="00000000" w:rsidRPr="00000000">
              <w:rPr>
                <w:rtl w:val="0"/>
              </w:rPr>
              <w:t xml:space="preserve"> </w:t>
            </w:r>
          </w:p>
          <w:p w:rsidR="00000000" w:rsidDel="00000000" w:rsidP="00000000" w:rsidRDefault="00000000" w:rsidRPr="00000000" w14:paraId="00000111">
            <w:pPr>
              <w:numPr>
                <w:ilvl w:val="0"/>
                <w:numId w:val="13"/>
              </w:numPr>
              <w:spacing w:after="160" w:line="240" w:lineRule="auto"/>
              <w:ind w:left="720" w:hanging="360"/>
              <w:rPr>
                <w:b w:val="1"/>
                <w:bCs w:val="1"/>
              </w:rPr>
            </w:pPr>
            <w:r w:rsidDel="00000000" w:rsidR="00000000" w:rsidRPr="00000000">
              <w:rPr>
                <w:b w:val="1"/>
                <w:bCs w:val="1"/>
                <w:rtl w:val="0"/>
              </w:rPr>
              <w:t xml:space="preserve">Coordinated planning and internal government frameworks for efficiency</w:t>
            </w:r>
          </w:p>
          <w:p w:rsidR="00000000" w:rsidDel="00000000" w:rsidP="00000000" w:rsidRDefault="00000000" w:rsidRPr="00000000" w14:paraId="00000112">
            <w:pPr>
              <w:spacing w:after="160" w:line="240" w:lineRule="auto"/>
              <w:rPr/>
            </w:pPr>
            <w:r w:rsidDel="00000000" w:rsidR="00000000" w:rsidRPr="00000000">
              <w:rPr>
                <w:rtl w:val="0"/>
              </w:rPr>
              <w:t xml:space="preserve">As part of the Sustainable Data Centre Action Plan, the Government will use transport, energy</w:t>
            </w:r>
            <w:ins w:author="Zac Kienzle" w:id="18" w:date="2026-03-15T04:59:02Z">
              <w:r w:rsidDel="00000000" w:rsidR="00000000" w:rsidRPr="00000000">
                <w:rPr>
                  <w:rtl w:val="0"/>
                </w:rPr>
                <w:t xml:space="preserve">,</w:t>
              </w:r>
            </w:ins>
            <w:r w:rsidDel="00000000" w:rsidR="00000000" w:rsidRPr="00000000">
              <w:rPr>
                <w:rtl w:val="0"/>
              </w:rPr>
              <w:t xml:space="preserve"> and </w:t>
            </w:r>
            <w:ins w:author="Zac Kienzle" w:id="19" w:date="2026-03-15T04:59:01Z">
              <w:r w:rsidDel="00000000" w:rsidR="00000000" w:rsidRPr="00000000">
                <w:rPr>
                  <w:rtl w:val="0"/>
                  <w:rPrChange w:author="Zac Kienzle" w:id="20" w:date="2026-03-15T04:59:01Z">
                    <w:rPr/>
                  </w:rPrChange>
                </w:rPr>
                <w:t xml:space="preserve">water-use</w:t>
              </w:r>
            </w:ins>
            <w:del w:author="Zac Kienzle" w:id="19" w:date="2026-03-15T04:59:01Z">
              <w:r w:rsidDel="00000000" w:rsidR="00000000" w:rsidRPr="00000000">
                <w:rPr>
                  <w:rtl w:val="0"/>
                  <w:rPrChange w:author="Zac Kienzle" w:id="20" w:date="2026-03-15T04:59:01Z">
                    <w:rPr/>
                  </w:rPrChange>
                </w:rPr>
                <w:delText xml:space="preserve">water usage</w:delText>
              </w:r>
            </w:del>
            <w:r w:rsidDel="00000000" w:rsidR="00000000" w:rsidRPr="00000000">
              <w:rPr>
                <w:rtl w:val="0"/>
              </w:rPr>
              <w:t xml:space="preserve"> data to determine where data centres can be built sustainably.</w:t>
            </w:r>
          </w:p>
          <w:p w:rsidR="00000000" w:rsidDel="00000000" w:rsidP="00000000" w:rsidRDefault="00000000" w:rsidRPr="00000000" w14:paraId="00000113">
            <w:pPr>
              <w:spacing w:after="160" w:line="240" w:lineRule="auto"/>
              <w:rPr/>
            </w:pPr>
            <w:r w:rsidDel="00000000" w:rsidR="00000000" w:rsidRPr="00000000">
              <w:rPr>
                <w:rtl w:val="0"/>
              </w:rPr>
              <w:t xml:space="preserve">The </w:t>
            </w:r>
            <w:ins w:author="Zac Kienzle" w:id="21" w:date="2026-03-15T04:59:04Z">
              <w:r w:rsidDel="00000000" w:rsidR="00000000" w:rsidRPr="00000000">
                <w:rPr>
                  <w:rtl w:val="0"/>
                  <w:rPrChange w:author="Zac Kienzle" w:id="22" w:date="2026-03-15T04:59:04Z">
                    <w:rPr/>
                  </w:rPrChange>
                </w:rPr>
                <w:t xml:space="preserve">Victorian</w:t>
              </w:r>
            </w:ins>
            <w:del w:author="Zac Kienzle" w:id="21" w:date="2026-03-15T04:59:04Z">
              <w:r w:rsidDel="00000000" w:rsidR="00000000" w:rsidRPr="00000000">
                <w:rPr>
                  <w:rtl w:val="0"/>
                  <w:rPrChange w:author="Zac Kienzle" w:id="22" w:date="2026-03-15T04:59:04Z">
                    <w:rPr/>
                  </w:rPrChange>
                </w:rPr>
                <w:delText xml:space="preserve">Victoria</w:delText>
              </w:r>
            </w:del>
            <w:r w:rsidDel="00000000" w:rsidR="00000000" w:rsidRPr="00000000">
              <w:rPr>
                <w:rtl w:val="0"/>
              </w:rPr>
              <w:t xml:space="preserve"> Government describes this ‘internal coordination framework’ as allowing ‘government to better plan, coordinate and support data centre investment in Victoria – giving industry certainty and communities confidence. It will ensure growth is well-managed, efficient and sustainable.’</w:t>
            </w:r>
            <w:r w:rsidDel="00000000" w:rsidR="00000000" w:rsidRPr="00000000">
              <w:rPr>
                <w:vertAlign w:val="superscript"/>
              </w:rPr>
              <w:footnoteReference w:customMarkFollows="0" w:id="66"/>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14">
            <w:pPr>
              <w:widowControl w:val="0"/>
              <w:spacing w:after="160" w:line="240" w:lineRule="auto"/>
              <w:rPr>
                <w:b w:val="1"/>
                <w:bCs w:val="1"/>
                <w:u w:val="single"/>
              </w:rPr>
            </w:pPr>
            <w:r w:rsidDel="00000000" w:rsidR="00000000" w:rsidRPr="00000000">
              <w:rPr>
                <w:b w:val="1"/>
                <w:bCs w:val="1"/>
                <w:u w:val="single"/>
                <w:rtl w:val="0"/>
              </w:rPr>
              <w:t xml:space="preserve">Outcomes:</w:t>
            </w:r>
          </w:p>
          <w:p w:rsidR="00000000" w:rsidDel="00000000" w:rsidP="00000000" w:rsidRDefault="00000000" w:rsidRPr="00000000" w14:paraId="00000115">
            <w:pPr>
              <w:widowControl w:val="0"/>
              <w:numPr>
                <w:ilvl w:val="0"/>
                <w:numId w:val="4"/>
              </w:numPr>
              <w:spacing w:after="240" w:before="240" w:line="240" w:lineRule="auto"/>
              <w:ind w:left="720" w:hanging="360"/>
              <w:rPr>
                <w:b w:val="1"/>
                <w:bCs w:val="1"/>
              </w:rPr>
            </w:pPr>
            <w:r w:rsidDel="00000000" w:rsidR="00000000" w:rsidRPr="00000000">
              <w:rPr>
                <w:b w:val="1"/>
                <w:bCs w:val="1"/>
                <w:rtl w:val="0"/>
              </w:rPr>
              <w:t xml:space="preserve">Victoria has attracted major data centre investments</w:t>
            </w:r>
          </w:p>
          <w:p w:rsidR="00000000" w:rsidDel="00000000" w:rsidP="00000000" w:rsidRDefault="00000000" w:rsidRPr="00000000" w14:paraId="00000116">
            <w:pPr>
              <w:widowControl w:val="0"/>
              <w:spacing w:after="240" w:before="240" w:line="240" w:lineRule="auto"/>
              <w:rPr/>
            </w:pPr>
            <w:r w:rsidDel="00000000" w:rsidR="00000000" w:rsidRPr="00000000">
              <w:rPr>
                <w:rtl w:val="0"/>
              </w:rPr>
              <w:t xml:space="preserve">NEXTDC has recently announced a $2 billion commitment to develop an AI Factory and Technology Campus at Port Melbourne.</w:t>
            </w:r>
            <w:r w:rsidDel="00000000" w:rsidR="00000000" w:rsidRPr="00000000">
              <w:rPr>
                <w:vertAlign w:val="superscript"/>
              </w:rPr>
              <w:footnoteReference w:customMarkFollows="0" w:id="67"/>
            </w:r>
            <w:r w:rsidDel="00000000" w:rsidR="00000000" w:rsidRPr="00000000">
              <w:rPr>
                <w:rtl w:val="0"/>
              </w:rPr>
            </w:r>
          </w:p>
          <w:p w:rsidR="00000000" w:rsidDel="00000000" w:rsidP="00000000" w:rsidRDefault="00000000" w:rsidRPr="00000000" w14:paraId="00000117">
            <w:pPr>
              <w:widowControl w:val="0"/>
              <w:numPr>
                <w:ilvl w:val="0"/>
                <w:numId w:val="4"/>
              </w:numPr>
              <w:spacing w:after="240" w:before="240" w:line="240" w:lineRule="auto"/>
              <w:ind w:left="720" w:hanging="360"/>
              <w:rPr/>
            </w:pPr>
            <w:r w:rsidDel="00000000" w:rsidR="00000000" w:rsidRPr="00000000">
              <w:rPr>
                <w:b w:val="1"/>
                <w:bCs w:val="1"/>
                <w:rtl w:val="0"/>
              </w:rPr>
              <w:t xml:space="preserve">Victoria has been described as the easiest state in Australia to get data centre approvals</w:t>
            </w:r>
            <w:r w:rsidDel="00000000" w:rsidR="00000000" w:rsidRPr="00000000">
              <w:rPr>
                <w:rtl w:val="0"/>
              </w:rPr>
            </w:r>
          </w:p>
          <w:p w:rsidR="00000000" w:rsidDel="00000000" w:rsidP="00000000" w:rsidRDefault="00000000" w:rsidRPr="00000000" w14:paraId="00000118">
            <w:pPr>
              <w:widowControl w:val="0"/>
              <w:spacing w:after="240" w:before="240" w:line="240" w:lineRule="auto"/>
              <w:rPr/>
            </w:pPr>
            <w:r w:rsidDel="00000000" w:rsidR="00000000" w:rsidRPr="00000000">
              <w:rPr>
                <w:rtl w:val="0"/>
              </w:rPr>
              <w:t xml:space="preserve">CEO of CDC Data Centres, Greg Boorer, has described it as easier to get approvals for huge data centres in Victoria than elsewhere in Australia, saying “we dipped our toe in the water and then couldn’t believe, in relative terms, how straightforward it was to get planning approvals in Victoria.”</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0119">
            <w:pPr>
              <w:widowControl w:val="0"/>
              <w:spacing w:after="160" w:line="240" w:lineRule="auto"/>
              <w:rPr/>
            </w:pPr>
            <w:r w:rsidDel="00000000" w:rsidR="00000000" w:rsidRPr="00000000">
              <w:rPr>
                <w:rtl w:val="0"/>
              </w:rPr>
              <w:t xml:space="preserve">Furthermore, in 2025, a NextDC facility in Port Melbourne was reportedly approved in 75 days, and a smaller facility in Geelong was approved in 62 </w:t>
            </w:r>
            <w:commentRangeStart w:id="23"/>
            <w:r w:rsidDel="00000000" w:rsidR="00000000" w:rsidRPr="00000000">
              <w:rPr>
                <w:rtl w:val="0"/>
              </w:rPr>
              <w:t xml:space="preserve">days</w:t>
            </w:r>
            <w:commentRangeEnd w:id="23"/>
            <w:r w:rsidDel="00000000" w:rsidR="00000000" w:rsidRPr="00000000">
              <w:commentReference w:id="23"/>
            </w:r>
            <w:r w:rsidDel="00000000" w:rsidR="00000000" w:rsidRPr="00000000">
              <w:rPr>
                <w:rtl w:val="0"/>
              </w:rPr>
              <w:t xml:space="preserve">.</w:t>
            </w:r>
            <w:r w:rsidDel="00000000" w:rsidR="00000000" w:rsidRPr="00000000">
              <w:rPr>
                <w:vertAlign w:val="superscript"/>
              </w:rPr>
              <w:footnoteReference w:customMarkFollows="0" w:id="69"/>
            </w:r>
            <w:r w:rsidDel="00000000" w:rsidR="00000000" w:rsidRPr="00000000">
              <w:rPr>
                <w:rtl w:val="0"/>
              </w:rPr>
              <w:t xml:space="preserve"> </w:t>
            </w:r>
          </w:p>
        </w:tc>
      </w:tr>
    </w:tbl>
    <w:p w:rsidR="00000000" w:rsidDel="00000000" w:rsidP="00000000" w:rsidRDefault="00000000" w:rsidRPr="00000000" w14:paraId="0000011A">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11B">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11C">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ind w:left="0" w:firstLine="0"/>
        <w:rPr/>
      </w:pPr>
      <w:bookmarkStart w:colFirst="0" w:colLast="0" w:name="_fknoeirqjc36" w:id="4"/>
      <w:bookmarkEnd w:id="4"/>
      <w:r w:rsidDel="00000000" w:rsidR="00000000" w:rsidRPr="00000000">
        <w:rPr>
          <w:rtl w:val="0"/>
        </w:rPr>
        <w:t xml:space="preserve">United Kingdom </w:t>
      </w:r>
    </w:p>
    <w:p w:rsidR="00000000" w:rsidDel="00000000" w:rsidP="00000000" w:rsidRDefault="00000000" w:rsidRPr="00000000" w14:paraId="00000121">
      <w:pPr>
        <w:widowControl w:val="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320"/>
        <w:tblGridChange w:id="0">
          <w:tblGrid>
            <w:gridCol w:w="2040"/>
            <w:gridCol w:w="7320"/>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sz w:val="20"/>
                <w:szCs w:val="20"/>
              </w:rPr>
            </w:pPr>
            <w:r w:rsidDel="00000000" w:rsidR="00000000" w:rsidRPr="00000000">
              <w:rPr>
                <w:b w:val="1"/>
                <w:bCs w:val="1"/>
                <w:rtl w:val="0"/>
              </w:rPr>
              <w:t xml:space="preserve">United 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sz w:val="20"/>
                <w:szCs w:val="20"/>
              </w:rPr>
            </w:pPr>
            <w:r w:rsidDel="00000000" w:rsidR="00000000" w:rsidRPr="00000000">
              <w:rPr>
                <w:b w:val="1"/>
                <w:bCs w:val="1"/>
                <w:rtl w:val="0"/>
              </w:rPr>
              <w:t xml:space="preserve">Jurisdictional context:</w:t>
            </w: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t xml:space="preserve">The United Kingdom is a multi-jurisdictional nation encompassing England, Scotland, Wales and Northern Ireland. </w:t>
            </w:r>
            <w:r w:rsidDel="00000000" w:rsidR="00000000" w:rsidRPr="00000000">
              <w:rPr>
                <w:rtl w:val="0"/>
              </w:rPr>
              <w:t xml:space="preserve">The most</w:t>
            </w:r>
            <w:r w:rsidDel="00000000" w:rsidR="00000000" w:rsidRPr="00000000">
              <w:rPr>
                <w:rtl w:val="0"/>
              </w:rPr>
              <w:t xml:space="preserve"> significant data centre regulation has occurred in England, though the extent of applicable regulation varies </w:t>
            </w:r>
            <w:r w:rsidDel="00000000" w:rsidR="00000000" w:rsidRPr="00000000">
              <w:rPr>
                <w:rtl w:val="0"/>
              </w:rPr>
              <w:t xml:space="preserve">across</w:t>
            </w:r>
            <w:r w:rsidDel="00000000" w:rsidR="00000000" w:rsidRPr="00000000">
              <w:rPr>
                <w:rtl w:val="0"/>
              </w:rPr>
              <w:t xml:space="preserve"> regions. In 2024, the UK had approximately 1.6 gigawatts (GW) of data centre capacity, with most facilities concentrated in the Greater London area.</w:t>
            </w:r>
            <w:r w:rsidDel="00000000" w:rsidR="00000000" w:rsidRPr="00000000">
              <w:rPr>
                <w:sz w:val="20"/>
                <w:szCs w:val="20"/>
                <w:vertAlign w:val="superscript"/>
              </w:rPr>
              <w:footnoteReference w:customMarkFollows="0" w:id="70"/>
            </w: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rtl w:val="0"/>
              </w:rPr>
              <w:t xml:space="preserve">The UK Parliament's recent inquiry indicated that close to 100 new data centres could be built in the next five years, with capacity projected to reach between 3.3 GW and 6.3 GW by 2030. Data centres presently consume around 2.5% of the nation's electricity, a figure expected to quadruple by 2030 as demand from artificial intelligence (AI) workloads intensifies.</w:t>
            </w:r>
            <w:r w:rsidDel="00000000" w:rsidR="00000000" w:rsidRPr="00000000">
              <w:rPr>
                <w:sz w:val="20"/>
                <w:szCs w:val="20"/>
                <w:vertAlign w:val="superscript"/>
              </w:rPr>
              <w:footnoteReference w:customMarkFollows="0" w:id="71"/>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sz w:val="20"/>
                <w:szCs w:val="20"/>
              </w:rPr>
            </w:pPr>
            <w:r w:rsidDel="00000000" w:rsidR="00000000" w:rsidRPr="00000000">
              <w:rPr>
                <w:b w:val="1"/>
                <w:bCs w:val="1"/>
                <w:rtl w:val="0"/>
              </w:rPr>
              <w:t xml:space="preserve">Policy priorities:</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b w:val="1"/>
                <w:bCs w:val="1"/>
                <w:rtl w:val="0"/>
              </w:rPr>
              <w:t xml:space="preserve">Economic development and AI sovereignty:</w:t>
            </w: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t xml:space="preserve">The overarching policy priority is positioning the UK as a global leader in AI infrastructure. The government has identified data centre growth as central to its broader economic growth agenda, treating onshore compute capacity as a matter of strategic national importance. This framing reflects a concern that insufficient domestic infrastructure creates dependency on foreign-controlled systems and reduces the UK's ability to capture the economic benefits of AI adoption. Accordingly, policy has been oriented towards rapid capacity expansion, with investment facilitation as the primary lever.</w:t>
            </w: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b w:val="1"/>
                <w:bCs w:val="1"/>
                <w:rtl w:val="0"/>
              </w:rPr>
              <w:t xml:space="preserve">Energy sustainability:</w:t>
            </w: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rtl w:val="0"/>
              </w:rPr>
              <w:t xml:space="preserve">A secondary priority is managing the sustainability risks associated with rapid data centre growth. The government has acknowledged that unconstrained expansion risks placing unacceptable pressure on the national electricity grid and undermining net-zero commitments. In response, policy instruments have been designed to co-locate new data centre infrastructure near sources of renewable or low-carbon generation, and to incentivise efficient energy use through grid pricing mechanisms.</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sz w:val="20"/>
                <w:szCs w:val="20"/>
              </w:rPr>
            </w:pPr>
            <w:r w:rsidDel="00000000" w:rsidR="00000000" w:rsidRPr="00000000">
              <w:rPr>
                <w:b w:val="1"/>
                <w:bCs w:val="1"/>
                <w:rtl w:val="0"/>
              </w:rPr>
              <w:t xml:space="preserve">Key policy instruments, key strategies and regulations:</w:t>
            </w: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b w:val="1"/>
                <w:bCs w:val="1"/>
                <w:rtl w:val="0"/>
              </w:rPr>
              <w:t xml:space="preserve">AI Opportunities Action Plan (January 2025)</w: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t xml:space="preserve">The AI Opportunities Action Plan, developed on the advice of Matt Clifford and adopted in full by the government, contains 50 recommendations </w:t>
            </w:r>
            <w:r w:rsidDel="00000000" w:rsidR="00000000" w:rsidRPr="00000000">
              <w:rPr>
                <w:rtl w:val="0"/>
              </w:rPr>
              <w:t xml:space="preserve">to invest in AI infrastructure, promote AI adoption across the economy, and nurture</w:t>
            </w:r>
            <w:r w:rsidDel="00000000" w:rsidR="00000000" w:rsidRPr="00000000">
              <w:rPr>
                <w:rtl w:val="0"/>
              </w:rPr>
              <w:t xml:space="preserve"> the domestic AI industry. Its infrastructure recommendations are the most extensive, comprising 30 of the 50 recommendations. Key measures include accelerating the build-out of AI data centres through AI Growth Zones, establishing a 10-year investment commitment for AI infrastructure, and expanding the AI Research Resource supercomputing facility to twenty times its original capacity.</w:t>
            </w:r>
            <w:r w:rsidDel="00000000" w:rsidR="00000000" w:rsidRPr="00000000">
              <w:rPr>
                <w:sz w:val="20"/>
                <w:szCs w:val="20"/>
                <w:vertAlign w:val="superscript"/>
              </w:rPr>
              <w:footnoteReference w:customMarkFollows="0" w:id="72"/>
            </w: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b w:val="1"/>
                <w:bCs w:val="1"/>
                <w:rtl w:val="0"/>
              </w:rPr>
              <w:t xml:space="preserve">National Planning Policy Framework (NPPF) (revised December 2024 and under further consultation December 2025)</w:t>
            </w: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t xml:space="preserve">The revised NPPF, finalised in December 2024, </w:t>
            </w:r>
            <w:r w:rsidDel="00000000" w:rsidR="00000000" w:rsidRPr="00000000">
              <w:rPr>
                <w:rtl w:val="0"/>
              </w:rPr>
              <w:t xml:space="preserve">marked</w:t>
            </w:r>
            <w:r w:rsidDel="00000000" w:rsidR="00000000" w:rsidRPr="00000000">
              <w:rPr>
                <w:rtl w:val="0"/>
              </w:rPr>
              <w:t xml:space="preserve"> the first time data centres were </w:t>
            </w:r>
            <w:r w:rsidDel="00000000" w:rsidR="00000000" w:rsidRPr="00000000">
              <w:rPr>
                <w:rtl w:val="0"/>
              </w:rPr>
              <w:t xml:space="preserve">explicitly recognised</w:t>
            </w:r>
            <w:r w:rsidDel="00000000" w:rsidR="00000000" w:rsidRPr="00000000">
              <w:rPr>
                <w:rtl w:val="0"/>
              </w:rPr>
              <w:t xml:space="preserve"> in national planning policy in England. The revised instrument requires local planning authorities (LPAs) to identify appropriate sites for data centres when preparing local plans and to recognise </w:t>
            </w:r>
            <w:r w:rsidDel="00000000" w:rsidR="00000000" w:rsidRPr="00000000">
              <w:rPr>
                <w:rtl w:val="0"/>
              </w:rPr>
              <w:t xml:space="preserve">the</w:t>
            </w:r>
            <w:r w:rsidDel="00000000" w:rsidR="00000000" w:rsidRPr="00000000">
              <w:rPr>
                <w:rtl w:val="0"/>
              </w:rPr>
              <w:t xml:space="preserve"> specific locational requirements</w:t>
            </w:r>
            <w:r w:rsidDel="00000000" w:rsidR="00000000" w:rsidRPr="00000000">
              <w:rPr>
                <w:rtl w:val="0"/>
              </w:rPr>
              <w:t xml:space="preserve"> of data centres</w:t>
            </w:r>
            <w:r w:rsidDel="00000000" w:rsidR="00000000" w:rsidRPr="00000000">
              <w:rPr>
                <w:rtl w:val="0"/>
              </w:rPr>
              <w:t xml:space="preserve">. A further consultation on a second round of NPPF reforms was published in December 2025, proposing to classify data centres as 'essential infrastructure' for flood risk purposes and requiring development plans to make provision for data centre sites where a need exists or is anticipated.</w:t>
            </w:r>
            <w:r w:rsidDel="00000000" w:rsidR="00000000" w:rsidRPr="00000000">
              <w:rPr>
                <w:sz w:val="20"/>
                <w:szCs w:val="20"/>
                <w:vertAlign w:val="superscript"/>
              </w:rPr>
              <w:footnoteReference w:customMarkFollows="0" w:id="73"/>
            </w: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b w:val="1"/>
                <w:bCs w:val="1"/>
                <w:rtl w:val="0"/>
              </w:rPr>
              <w:t xml:space="preserve">Infrastructure Planning (Business or Commercial Projects) (Amendment) Regulations 2025</w:t>
            </w: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rtl w:val="0"/>
              </w:rPr>
              <w:t xml:space="preserve">These Regulations, approved by the House of Lords in November 2025 and awaiting final Ministerial decision, enable data centres to enter the Nationally Significant Infrastructure Projects (NSIP) consenting regime. Under this regime, applications are determined by the Planning Inspectorate and ultimately the Secretary of State rather than local planning authorities, with the government targeting a reduction of overall consent times from 18 months to 12 months for NSIP-route data centre developments.</w:t>
            </w:r>
            <w:r w:rsidDel="00000000" w:rsidR="00000000" w:rsidRPr="00000000">
              <w:rPr>
                <w:sz w:val="20"/>
                <w:szCs w:val="20"/>
                <w:vertAlign w:val="superscript"/>
              </w:rPr>
              <w:footnoteReference w:customMarkFollows="0" w:id="74"/>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sz w:val="20"/>
                <w:szCs w:val="20"/>
              </w:rPr>
            </w:pPr>
            <w:r w:rsidDel="00000000" w:rsidR="00000000" w:rsidRPr="00000000">
              <w:rPr>
                <w:b w:val="1"/>
                <w:bCs w:val="1"/>
                <w:rtl w:val="0"/>
              </w:rPr>
              <w:t xml:space="preserve">Policy lever/intervention:</w:t>
            </w: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b w:val="1"/>
                <w:bCs w:val="1"/>
                <w:rtl w:val="0"/>
              </w:rPr>
              <w:t xml:space="preserve">Building on existing frameworks rather than bespoke legislation:</w:t>
            </w: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t xml:space="preserve">A distinctive feature of the UK's approach is its deliberate </w:t>
            </w:r>
            <w:r w:rsidDel="00000000" w:rsidR="00000000" w:rsidRPr="00000000">
              <w:rPr>
                <w:rtl w:val="0"/>
              </w:rPr>
              <w:t xml:space="preserve">decision</w:t>
            </w:r>
            <w:r w:rsidDel="00000000" w:rsidR="00000000" w:rsidRPr="00000000">
              <w:rPr>
                <w:rtl w:val="0"/>
              </w:rPr>
              <w:t xml:space="preserve"> to work within and adapt </w:t>
            </w:r>
            <w:r w:rsidDel="00000000" w:rsidR="00000000" w:rsidRPr="00000000">
              <w:rPr>
                <w:rtl w:val="0"/>
              </w:rPr>
              <w:t xml:space="preserve">existing</w:t>
            </w:r>
            <w:r w:rsidDel="00000000" w:rsidR="00000000" w:rsidRPr="00000000">
              <w:rPr>
                <w:rtl w:val="0"/>
              </w:rPr>
              <w:t xml:space="preserve"> frameworks rather than </w:t>
            </w:r>
            <w:r w:rsidDel="00000000" w:rsidR="00000000" w:rsidRPr="00000000">
              <w:rPr>
                <w:rtl w:val="0"/>
              </w:rPr>
              <w:t xml:space="preserve">enact</w:t>
            </w:r>
            <w:r w:rsidDel="00000000" w:rsidR="00000000" w:rsidRPr="00000000">
              <w:rPr>
                <w:rtl w:val="0"/>
              </w:rPr>
              <w:t xml:space="preserve"> purpose-built data centre legislation. The government has extended the CNI designation regime (created for sectors such as energy and water) to encompass data centres, used the existing NPPF as the vehicle for planning reform, and leveraged the existing NSIP consenting process rather than creating a parallel system. This incremental strategy reflects a preference for speed and investor certainty over regulatory comprehensiveness. Data centres were designated as Critical National Infrastructure in September 2024, making this the first new CNI designation in nearly a decade.</w:t>
            </w:r>
            <w:r w:rsidDel="00000000" w:rsidR="00000000" w:rsidRPr="00000000">
              <w:rPr>
                <w:sz w:val="20"/>
                <w:szCs w:val="20"/>
                <w:vertAlign w:val="superscript"/>
              </w:rPr>
              <w:footnoteReference w:customMarkFollows="0" w:id="75"/>
            </w: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b w:val="1"/>
                <w:bCs w:val="1"/>
                <w:rtl w:val="0"/>
              </w:rPr>
              <w:t xml:space="preserve">AI Growth Zones and land offers:</w:t>
            </w: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t xml:space="preserve">AI Growth Zones (AIGZs) are designated areas in which data centre investment benefits from fast-tracked planning approvals, priority access to grid connections, and targeted energy pricing support. Four zones were designated in the initial wave: Oxfordshire, Blyth Cobalt Park (North East England), and North and South Wales. A key feature is the strategic co-location of zones near areas of grid surplus or planned renewable generation, such as the North Wales zone adjacent to Small Modular Reactor sites and the Scotland and North East England zones positioned to harness constrained wind generation capacity. The government has committed to a targeted pricing support mechanism that would offer energy price discounts to data centres in regions where additional demand assists grid efficiency.</w:t>
            </w:r>
            <w:r w:rsidDel="00000000" w:rsidR="00000000" w:rsidRPr="00000000">
              <w:rPr>
                <w:sz w:val="20"/>
                <w:szCs w:val="20"/>
                <w:vertAlign w:val="superscript"/>
              </w:rPr>
              <w:footnoteReference w:customMarkFollows="0" w:id="76"/>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sz w:val="20"/>
                <w:szCs w:val="20"/>
              </w:rPr>
            </w:pPr>
            <w:r w:rsidDel="00000000" w:rsidR="00000000" w:rsidRPr="00000000">
              <w:rPr>
                <w:b w:val="1"/>
                <w:bCs w:val="1"/>
                <w:rtl w:val="0"/>
              </w:rPr>
              <w:t xml:space="preserve">Outcomes:</w:t>
            </w: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b w:val="1"/>
                <w:bCs w:val="1"/>
                <w:rtl w:val="0"/>
              </w:rPr>
              <w:t xml:space="preserve">Investment:</w:t>
            </w: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rtl w:val="0"/>
              </w:rPr>
              <w:t xml:space="preserve">The designation of data centres as CNI, combined with the AIGZ initiative and planning reforms, has generated substantial inward investment. The five designated AIGZs have collectively generated £28.2 billion in investment commitments and are projected to create more than 15,000 jobs. The proposed DC01UK facility in Hertfordshire, which would be Europe's largest data centre at a projected cost of £3.75 billion, was submitted for planning approval directly following the CNI designation. More broadly, more than £25 billion in private sector data centre investment was announced between July 2024 and January 2025.</w:t>
            </w:r>
            <w:r w:rsidDel="00000000" w:rsidR="00000000" w:rsidRPr="00000000">
              <w:rPr>
                <w:sz w:val="20"/>
                <w:szCs w:val="20"/>
                <w:vertAlign w:val="superscript"/>
              </w:rPr>
              <w:footnoteReference w:customMarkFollows="0" w:id="77"/>
            </w: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b w:val="1"/>
                <w:bCs w:val="1"/>
                <w:rtl w:val="0"/>
              </w:rPr>
              <w:t xml:space="preserve">Grid pressure and decentralisation:</w:t>
            </w: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rtl w:val="0"/>
              </w:rPr>
              <w:t xml:space="preserve">A significant structural outcome of the AIGZ programme has been a policy-driven redistribution of data centre development away from the Greater London Area, where grid capacity is most constrained, towards northern England, Wales, and Scotland. Electricity consumption by data centres is projected to quadruple by 2030, creating acute pressure on grid infrastructure. The Planning and Infrastructure Bill 2025, currently before Parliament, proposes to replace the existing first-come-first-served grid connection model with a first-ready-first-connected approach, which is expected to reduce connection delays by several years and provide more predictable timelines for data centre developers.</w:t>
            </w:r>
            <w:r w:rsidDel="00000000" w:rsidR="00000000" w:rsidRPr="00000000">
              <w:rPr>
                <w:sz w:val="20"/>
                <w:szCs w:val="20"/>
                <w:vertAlign w:val="superscript"/>
              </w:rPr>
              <w:footnoteReference w:customMarkFollows="0" w:id="78"/>
            </w:r>
            <w:r w:rsidDel="00000000" w:rsidR="00000000" w:rsidRPr="00000000">
              <w:rPr>
                <w:rtl w:val="0"/>
              </w:rPr>
            </w:r>
          </w:p>
        </w:tc>
      </w:tr>
    </w:tbl>
    <w:p w:rsidR="00000000" w:rsidDel="00000000" w:rsidP="00000000" w:rsidRDefault="00000000" w:rsidRPr="00000000" w14:paraId="0000014D">
      <w:pPr>
        <w:spacing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320"/>
        <w:tblGridChange w:id="0">
          <w:tblGrid>
            <w:gridCol w:w="2040"/>
            <w:gridCol w:w="7320"/>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sz w:val="20"/>
                <w:szCs w:val="20"/>
              </w:rPr>
            </w:pPr>
            <w:commentRangeStart w:id="24"/>
            <w:r w:rsidDel="00000000" w:rsidR="00000000" w:rsidRPr="00000000">
              <w:rPr>
                <w:b w:val="1"/>
                <w:bCs w:val="1"/>
                <w:rtl w:val="0"/>
              </w:rPr>
              <w:t xml:space="preserve">Ireland</w:t>
            </w:r>
            <w:commentRangeEnd w:id="24"/>
            <w:r w:rsidDel="00000000" w:rsidR="00000000" w:rsidRPr="00000000">
              <w:commentReference w:id="24"/>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sz w:val="20"/>
                <w:szCs w:val="20"/>
              </w:rPr>
            </w:pPr>
            <w:r w:rsidDel="00000000" w:rsidR="00000000" w:rsidRPr="00000000">
              <w:rPr>
                <w:b w:val="1"/>
                <w:bCs w:val="1"/>
                <w:rtl w:val="0"/>
              </w:rPr>
              <w:t xml:space="preserve">Jurisdictional context:</w:t>
            </w: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rtl w:val="0"/>
              </w:rPr>
              <w:t xml:space="preserve">Ireland currently hosts more than 80 data centres, with the majority clustered in the greater Dublin area. As a result, Dublin has become one of the most significant data centre hubs in Europe. Data centres accounted for </w:t>
            </w:r>
            <w:commentRangeStart w:id="25"/>
            <w:r w:rsidDel="00000000" w:rsidR="00000000" w:rsidRPr="00000000">
              <w:rPr>
                <w:rtl w:val="0"/>
              </w:rPr>
              <w:t xml:space="preserve">21</w:t>
            </w:r>
            <w:commentRangeEnd w:id="25"/>
            <w:r w:rsidDel="00000000" w:rsidR="00000000" w:rsidRPr="00000000">
              <w:commentReference w:id="25"/>
            </w:r>
            <w:r w:rsidDel="00000000" w:rsidR="00000000" w:rsidRPr="00000000">
              <w:rPr>
                <w:rtl w:val="0"/>
              </w:rPr>
              <w:t xml:space="preserve">% of Ireland's total metered electricity consumption in 2023, exceeding the consumption of all urban households combined at 18%. Electricity consumption by data centres rose by approximately 473% between the first quarter of 2015 and the fourth quarter of 2023. Projections indicate the sector's share of national electricity demand could</w:t>
            </w:r>
            <w:commentRangeStart w:id="26"/>
            <w:r w:rsidDel="00000000" w:rsidR="00000000" w:rsidRPr="00000000">
              <w:rPr>
                <w:rtl w:val="0"/>
              </w:rPr>
              <w:t xml:space="preserve"> reach 30% or more by the early 2030s</w:t>
            </w:r>
            <w:commentRangeEnd w:id="26"/>
            <w:r w:rsidDel="00000000" w:rsidR="00000000" w:rsidRPr="00000000">
              <w:commentReference w:id="26"/>
            </w:r>
            <w:r w:rsidDel="00000000" w:rsidR="00000000" w:rsidRPr="00000000">
              <w:rPr>
                <w:rtl w:val="0"/>
              </w:rPr>
              <w:t xml:space="preserve">.</w:t>
            </w:r>
            <w:r w:rsidDel="00000000" w:rsidR="00000000" w:rsidRPr="00000000">
              <w:rPr>
                <w:sz w:val="20"/>
                <w:szCs w:val="20"/>
                <w:vertAlign w:val="superscript"/>
              </w:rPr>
              <w:footnoteReference w:customMarkFollows="0" w:id="79"/>
            </w: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rtl w:val="0"/>
              </w:rPr>
              <w:t xml:space="preserve">Due to high energy usage, concerns over grid security, and the government's ability to meet its Climate Action Plan targets, the Commission for Regulation of Utilities (CRU) </w:t>
            </w:r>
            <w:r w:rsidDel="00000000" w:rsidR="00000000" w:rsidRPr="00000000">
              <w:rPr>
                <w:rtl w:val="0"/>
              </w:rPr>
              <w:t xml:space="preserve">imposed</w:t>
            </w:r>
            <w:r w:rsidDel="00000000" w:rsidR="00000000" w:rsidRPr="00000000">
              <w:rPr>
                <w:rtl w:val="0"/>
              </w:rPr>
              <w:t xml:space="preserve"> a de facto connection moratorium </w:t>
            </w:r>
            <w:r w:rsidDel="00000000" w:rsidR="00000000" w:rsidRPr="00000000">
              <w:rPr>
                <w:rtl w:val="0"/>
              </w:rPr>
              <w:t xml:space="preserve">on</w:t>
            </w:r>
            <w:r w:rsidDel="00000000" w:rsidR="00000000" w:rsidRPr="00000000">
              <w:rPr>
                <w:rtl w:val="0"/>
              </w:rPr>
              <w:t xml:space="preserve"> new data centres in the Dublin area in November 2021. This moratorium was effectively lifted in December 2025 following a comprehensive policy review, subject to new and onerous connection conditions.</w:t>
            </w:r>
            <w:r w:rsidDel="00000000" w:rsidR="00000000" w:rsidRPr="00000000">
              <w:rPr>
                <w:sz w:val="20"/>
                <w:szCs w:val="20"/>
                <w:vertAlign w:val="superscript"/>
              </w:rPr>
              <w:footnoteReference w:customMarkFollows="0" w:id="80"/>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sz w:val="20"/>
                <w:szCs w:val="20"/>
              </w:rPr>
            </w:pPr>
            <w:r w:rsidDel="00000000" w:rsidR="00000000" w:rsidRPr="00000000">
              <w:rPr>
                <w:b w:val="1"/>
                <w:bCs w:val="1"/>
                <w:rtl w:val="0"/>
              </w:rPr>
              <w:t xml:space="preserve">Policy priorities:</w:t>
            </w: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b w:val="1"/>
                <w:bCs w:val="1"/>
                <w:rtl w:val="0"/>
              </w:rPr>
              <w:t xml:space="preserve">Grid security and security of supply:</w:t>
            </w: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t xml:space="preserve">The dominant policy priority in Ireland has been managing the risks to grid security and electricity supply arising from rapid, concentrated data centre growth. The CRU's extensive review process, initiated by a Call for Evidence in June 2023, was premised on the finding that Ireland had experienced a 30% increase in electricity demand over the preceding decade, with data centres identified as a significant contributor. Senior government officials warned in a 2025 confidential memorandum that soaring electricity demand, largely attributable to data centres, was forcing the State to make substantial capital expenditure on new power generation and grid upgrades, with resulting upward pressure on electricity prices for all consumers.</w:t>
            </w:r>
            <w:r w:rsidDel="00000000" w:rsidR="00000000" w:rsidRPr="00000000">
              <w:rPr>
                <w:sz w:val="20"/>
                <w:szCs w:val="20"/>
                <w:vertAlign w:val="superscript"/>
              </w:rPr>
              <w:footnoteReference w:customMarkFollows="0" w:id="81"/>
            </w: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rtl w:val="0"/>
              </w:rPr>
              <w:t xml:space="preserve">Ireland's approach reflects a tension between its status as Europe's leading technology hub for foreign direct investment (FDI) and the physical constraints of </w:t>
            </w:r>
            <w:r w:rsidDel="00000000" w:rsidR="00000000" w:rsidRPr="00000000">
              <w:rPr>
                <w:rtl w:val="0"/>
              </w:rPr>
              <w:t xml:space="preserve">its small-island</w:t>
            </w:r>
            <w:r w:rsidDel="00000000" w:rsidR="00000000" w:rsidRPr="00000000">
              <w:rPr>
                <w:rtl w:val="0"/>
              </w:rPr>
              <w:t xml:space="preserve"> electricity system. Sixteen of the world's twenty largest technology firms maintain European headquarters or data infrastructure in Ireland, with the ICT sector contributing 18% of gross value added and employing over 106,000 people. Policymakers have sought to preserve this economic position while managing the grid risks that unconstrained data centre growth would create.</w:t>
            </w:r>
            <w:r w:rsidDel="00000000" w:rsidR="00000000" w:rsidRPr="00000000">
              <w:rPr>
                <w:sz w:val="20"/>
                <w:szCs w:val="20"/>
                <w:vertAlign w:val="superscript"/>
              </w:rPr>
              <w:footnoteReference w:customMarkFollows="0" w:id="82"/>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sz w:val="20"/>
                <w:szCs w:val="20"/>
              </w:rPr>
            </w:pPr>
            <w:r w:rsidDel="00000000" w:rsidR="00000000" w:rsidRPr="00000000">
              <w:rPr>
                <w:b w:val="1"/>
                <w:bCs w:val="1"/>
                <w:rtl w:val="0"/>
              </w:rPr>
              <w:t xml:space="preserve">Key policy instruments, key strategies and regulations:</w:t>
            </w: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b w:val="1"/>
                <w:bCs w:val="1"/>
                <w:rtl w:val="0"/>
              </w:rPr>
              <w:t xml:space="preserve">Commission for Regulation of Utilities, Large Energy Users Connection Policy (CRU2025236, December 2025)</w:t>
            </w: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rtl w:val="0"/>
              </w:rPr>
              <w:t xml:space="preserve">The CRU's final decision on large energy user (LEU) connection policy, published in December 2025, is the primary instrument governing data centre grid connections in Ireland. The decision supersedes the 2021 Direction (CRU/21/124) and establishes a new framework for all new data centre connection applications. Its core requirements are that data centres seeking a connection must install dispatchable on-site or proximate generation or battery storage capacity matching their maximum import capacity; that they participate in the wholesale Single Electricity Market (SEM) with that generation capacity; and that they source at least 80% of their annual electricity demand from additional renewable sources within a six-year glide path from the date of energisation. The CRU also requires annual reporting on carbon emissions and renewable energy usage, with system operators empowered to reduce a facility's permitted power intake for non-compliance.</w:t>
            </w:r>
            <w:r w:rsidDel="00000000" w:rsidR="00000000" w:rsidRPr="00000000">
              <w:rPr>
                <w:sz w:val="20"/>
                <w:szCs w:val="20"/>
                <w:vertAlign w:val="superscript"/>
              </w:rPr>
              <w:footnoteReference w:customMarkFollows="0" w:id="83"/>
            </w: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sz w:val="20"/>
                <w:szCs w:val="20"/>
              </w:rPr>
            </w:pPr>
            <w:r w:rsidDel="00000000" w:rsidR="00000000" w:rsidRPr="00000000">
              <w:rPr>
                <w:b w:val="1"/>
                <w:bCs w:val="1"/>
                <w:rtl w:val="0"/>
              </w:rPr>
              <w:t xml:space="preserve">Government Statement on the Role of Data Centres in Ireland's Enterprise Strategy (July 2022)</w:t>
            </w: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rtl w:val="0"/>
              </w:rPr>
              <w:t xml:space="preserve">Preceding the CRU's formal policy review, the government published a July 2022 </w:t>
            </w:r>
            <w:r w:rsidDel="00000000" w:rsidR="00000000" w:rsidRPr="00000000">
              <w:rPr>
                <w:rtl w:val="0"/>
              </w:rPr>
              <w:t xml:space="preserve">statement </w:t>
            </w:r>
            <w:r w:rsidDel="00000000" w:rsidR="00000000" w:rsidRPr="00000000">
              <w:rPr>
                <w:rtl w:val="0"/>
              </w:rPr>
              <w:t xml:space="preserve">setting out a series of national principles, or 'preferences', for data centre development. These principles aligned data centre approvals with national policy on climate action and energy security, and provided the CRU with a policy basis for commencing its formal consultation. The statement signalled that the government would not support 'islanded' data centre developments powered primarily by on-site fossil fuel generation disconnected from the electricity grid.</w:t>
            </w:r>
            <w:r w:rsidDel="00000000" w:rsidR="00000000" w:rsidRPr="00000000">
              <w:rPr>
                <w:sz w:val="20"/>
                <w:szCs w:val="20"/>
                <w:vertAlign w:val="superscript"/>
              </w:rPr>
              <w:footnoteReference w:customMarkFollows="0" w:id="84"/>
            </w: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b w:val="1"/>
                <w:bCs w:val="1"/>
                <w:rtl w:val="0"/>
              </w:rPr>
              <w:t xml:space="preserve">IDA Ireland, Adapt Intelligently: A Strategy for Sustainable Growth and Innovation 2025–29</w:t>
            </w: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rtl w:val="0"/>
              </w:rPr>
              <w:t xml:space="preserve">IDA Ireland's corporate strategy for 2025–29 sets an objective of securing 1,000 FDI investments and generating 75,000 new jobs, with data centre and digital infrastructure investment forming part of the broader technology and </w:t>
            </w:r>
            <w:r w:rsidDel="00000000" w:rsidR="00000000" w:rsidRPr="00000000">
              <w:rPr>
                <w:rtl w:val="0"/>
              </w:rPr>
              <w:t xml:space="preserve">digitalisation</w:t>
            </w:r>
            <w:r w:rsidDel="00000000" w:rsidR="00000000" w:rsidRPr="00000000">
              <w:rPr>
                <w:rtl w:val="0"/>
              </w:rPr>
              <w:t xml:space="preserve"> pillar. The strategy identifies the resolution of data centre energy constraints as a precondition for continued FDI success in the technology sector.</w:t>
            </w:r>
            <w:r w:rsidDel="00000000" w:rsidR="00000000" w:rsidRPr="00000000">
              <w:rPr>
                <w:sz w:val="20"/>
                <w:szCs w:val="20"/>
                <w:vertAlign w:val="superscript"/>
              </w:rPr>
              <w:footnoteReference w:customMarkFollows="0" w:id="85"/>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sz w:val="20"/>
                <w:szCs w:val="20"/>
              </w:rPr>
            </w:pPr>
            <w:r w:rsidDel="00000000" w:rsidR="00000000" w:rsidRPr="00000000">
              <w:rPr>
                <w:b w:val="1"/>
                <w:bCs w:val="1"/>
                <w:rtl w:val="0"/>
              </w:rPr>
              <w:t xml:space="preserve">Policy lever/intervention:</w:t>
            </w: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b w:val="1"/>
                <w:bCs w:val="1"/>
                <w:rtl w:val="0"/>
              </w:rPr>
              <w:t xml:space="preserve">On-site generation requirements:</w:t>
            </w: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rtl w:val="0"/>
              </w:rPr>
              <w:t xml:space="preserve">The requirement that new data centres install dispatchable generation or storage capacity matching their full import capacity represents a significant structural intervention. Rather than restricting data centre development outright, the CRU has used the connection policy as a mechanism to make data centres net contributors to, rather than net consumers of, grid capacity during periods of system stress. The generation units must be capable of bidding into the capacity remuneration mechanism, though on limited one-year contracts and subject to a maximum bid volume. Multiple data centres may collectively develop a single proximate generator to satisfy the requirement. Industry groups, including Digital Infrastructure Ireland, criticised this requirement as potentially doubling the cost of building a data centre, though the CRU maintained it represented a balanced compromise between investment facilitation and grid security.</w:t>
            </w:r>
            <w:r w:rsidDel="00000000" w:rsidR="00000000" w:rsidRPr="00000000">
              <w:rPr>
                <w:sz w:val="20"/>
                <w:szCs w:val="20"/>
                <w:vertAlign w:val="superscript"/>
              </w:rPr>
              <w:footnoteReference w:customMarkFollows="0" w:id="86"/>
            </w: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b w:val="1"/>
                <w:bCs w:val="1"/>
                <w:rtl w:val="0"/>
              </w:rPr>
              <w:t xml:space="preserve">Tax incentives:</w:t>
            </w: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t xml:space="preserve">Ireland's historical attractiveness as a data centre location has been underpinned by a suite of fiscal incentives for FDI, most significantly a corporation tax rate of 12.5% (now transitioned to 15% for large businesses under the OECD Pillar Two global minimum tax framework from January 2024). The Irish government and IDA Ireland maintain a range of grant and tax incentive programmes for qualifying FDI investments, including research and development tax credits (increased from 30% to 35% under Budget 2026). These fiscal settings remain a material factor in the commercial viability of data centre operations in Ireland, particularly given that energy costs represent the single largest operational expenditure for data centre operators.</w:t>
            </w:r>
            <w:r w:rsidDel="00000000" w:rsidR="00000000" w:rsidRPr="00000000">
              <w:rPr>
                <w:sz w:val="20"/>
                <w:szCs w:val="20"/>
                <w:vertAlign w:val="superscript"/>
              </w:rPr>
              <w:footnoteReference w:customMarkFollows="0" w:id="87"/>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sz w:val="20"/>
                <w:szCs w:val="20"/>
              </w:rPr>
            </w:pPr>
            <w:r w:rsidDel="00000000" w:rsidR="00000000" w:rsidRPr="00000000">
              <w:rPr>
                <w:b w:val="1"/>
                <w:bCs w:val="1"/>
                <w:rtl w:val="0"/>
              </w:rPr>
              <w:t xml:space="preserve">Outcomes:</w:t>
            </w: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b w:val="1"/>
                <w:bCs w:val="1"/>
                <w:rtl w:val="0"/>
              </w:rPr>
              <w:t xml:space="preserve">Energy gentrification:</w:t>
            </w: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rtl w:val="0"/>
              </w:rPr>
              <w:t xml:space="preserve"> ‘Energy gentrification' is increasingly identified as a structural consequence of Ireland's data centre growth model. The concept describes a dynamic in which the concentrated electricity demands of large commercial users displace or price out the energy access of residential and other consumers. Ireland's experience is instructive: as data centres consumed an increasing share of grid capacity, EirGrid identified that major substations in the Greater Dublin Area were 'completely swamped' by the volume and energy density of data centre applications, contributing to upward pressure on wholesale electricity prices and constraining the grid connections available for new housing developments. Government officials noted in internal memoranda that increased electricity demand, largely attributable to data centres, was placing upward pressure on greenhouse gas emissions and creating fiscal risk through potential EU climate fine liability of up to €20 billion.</w:t>
            </w:r>
            <w:r w:rsidDel="00000000" w:rsidR="00000000" w:rsidRPr="00000000">
              <w:rPr>
                <w:sz w:val="20"/>
                <w:szCs w:val="20"/>
                <w:vertAlign w:val="superscript"/>
              </w:rPr>
              <w:footnoteReference w:customMarkFollows="0" w:id="88"/>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rtl w:val="0"/>
              </w:rPr>
              <w:t xml:space="preserve">The new CRU connection policy is partly </w:t>
            </w:r>
            <w:r w:rsidDel="00000000" w:rsidR="00000000" w:rsidRPr="00000000">
              <w:rPr>
                <w:rtl w:val="0"/>
              </w:rPr>
              <w:t xml:space="preserve">aimed</w:t>
            </w:r>
            <w:r w:rsidDel="00000000" w:rsidR="00000000" w:rsidRPr="00000000">
              <w:rPr>
                <w:rtl w:val="0"/>
              </w:rPr>
              <w:t xml:space="preserve"> at mitigating energy gentrification by requiring data centres to contribute generation capacity to the system, thereby reducing </w:t>
            </w:r>
            <w:r w:rsidDel="00000000" w:rsidR="00000000" w:rsidRPr="00000000">
              <w:rPr>
                <w:rtl w:val="0"/>
              </w:rPr>
              <w:t xml:space="preserve">net demand </w:t>
            </w:r>
            <w:r w:rsidDel="00000000" w:rsidR="00000000" w:rsidRPr="00000000">
              <w:rPr>
                <w:rtl w:val="0"/>
              </w:rPr>
              <w:t xml:space="preserve">rather than simply adding to </w:t>
            </w:r>
            <w:r w:rsidDel="00000000" w:rsidR="00000000" w:rsidRPr="00000000">
              <w:rPr>
                <w:rtl w:val="0"/>
              </w:rPr>
              <w:t xml:space="preserve">it</w:t>
            </w:r>
            <w:r w:rsidDel="00000000" w:rsidR="00000000" w:rsidRPr="00000000">
              <w:rPr>
                <w:rtl w:val="0"/>
              </w:rPr>
              <w:t xml:space="preserve">. Academic analysis by researchers at the National University of Ireland Maynooth has situated Ireland's experience within a broader global framework of digital extractivism, in which multinational technology firms draw on Ireland's regulatory environment and natural resources (including its cool climate and available land) while the costs of energy infrastructure expansion are socialised across the wider population.</w:t>
            </w:r>
            <w:r w:rsidDel="00000000" w:rsidR="00000000" w:rsidRPr="00000000">
              <w:rPr>
                <w:sz w:val="20"/>
                <w:szCs w:val="20"/>
                <w:vertAlign w:val="superscript"/>
              </w:rPr>
              <w:footnoteReference w:customMarkFollows="0" w:id="89"/>
            </w:r>
            <w:r w:rsidDel="00000000" w:rsidR="00000000" w:rsidRPr="00000000">
              <w:rPr>
                <w:rtl w:val="0"/>
              </w:rPr>
            </w:r>
          </w:p>
        </w:tc>
      </w:tr>
    </w:tbl>
    <w:p w:rsidR="00000000" w:rsidDel="00000000" w:rsidP="00000000" w:rsidRDefault="00000000" w:rsidRPr="00000000" w14:paraId="00000177">
      <w:pPr>
        <w:widowControl w:val="0"/>
        <w:rPr>
          <w:sz w:val="20"/>
          <w:szCs w:val="2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sz w:val="20"/>
          <w:szCs w:val="20"/>
          <w:rtl w:val="0"/>
        </w:rPr>
        <w:t xml:space="preserve"> </w:t>
      </w:r>
    </w:p>
    <w:p w:rsidR="00000000" w:rsidDel="00000000" w:rsidP="00000000" w:rsidRDefault="00000000" w:rsidRPr="00000000" w14:paraId="0000017C">
      <w:pPr>
        <w:rPr>
          <w:sz w:val="18"/>
          <w:szCs w:val="18"/>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rison Adkin" w:id="0" w:date="2026-03-23T21:30:22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 have largely taken a state-led approach (i.e., State DA processes) as is common in large infrastructure (e.g., corporate offices). It could be useful to ponder why, especially given the increasing national significance of Data Center assets...</w:t>
      </w:r>
    </w:p>
  </w:comment>
  <w:comment w:author="Harrison Adkin" w:id="1" w:date="2026-03-23T21:33:10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Hyperscaler or foundational AI Lab tenants (the real big ticket winners of 100+ MW) often require less than this anyway. Thus, the pressure on PUE is often driven by end rack user, rather than government. This has meant the industry has seen a transition from "hotels" to "prisons" i.e., cut all the frills, make it dark, etc...</w:t>
      </w:r>
    </w:p>
  </w:comment>
  <w:comment w:author="Harrison Adkin" w:id="2" w:date="2026-03-23T21:33:29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outdated</w:t>
      </w:r>
    </w:p>
  </w:comment>
  <w:comment w:author="Harrison Adkin" w:id="3" w:date="2026-03-23T21:33:49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comment, I mean this is great to point out...!)</w:t>
      </w:r>
    </w:p>
  </w:comment>
  <w:comment w:author="Harrison Adkin" w:id="4" w:date="2026-03-23T21:37:3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this is interesting. As with the recent framework it's suggested DCs are "expected, though not strictly required, to meet high environmental standards". This is ESSENTIAL language. It gives the govt. an opportunity to knock back developments (my hypothesis is largely in the DA stage) who are egregiously bad PUE/WUE/other - WITHOUT seeming anti-progress. The govt. is stuck in tough position where Aus is really well placed to win serious $$ from DC development, and essentially they don't want to spook anyone... I think you should reference this language here, and likely dig a little deeper into how groups like Sydney Water, AEMO, etc., react.</w:t>
      </w:r>
    </w:p>
  </w:comment>
  <w:comment w:author="Harrison Adkin" w:id="5" w:date="2026-03-23T21:38:54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think the core of the issue is no one (except maybe the local colos (AirTrunk, NEXTDC, CDC, etc.)) really anticipates a super significant DC Supply Growth in Aus in next 5 years. My (personal) opinion is govt., energy providers, etc., are largely asleep at the wheel in that regard.</w:t>
      </w:r>
    </w:p>
  </w:comment>
  <w:comment w:author="Harrison Adkin" w:id="6" w:date="2026-03-23T21:40:37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data point to look into is the NSW DA approval site. https://www.planningportal.nsw.gov.au/major-projects/projects?status=All&amp;lga=All&amp;development_type=Data+Storage&amp;industry_type=All&amp;case_type=All</w:t>
      </w:r>
    </w:p>
  </w:comment>
  <w:comment w:author="Harrison Adkin" w:id="8" w:date="2026-03-23T21:43:35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always a trade off between 1) cheap access to large amounts of power (i.e., do I need to build a substation on-site) 2) access to cheap industrial land of significant scale 3) access to connectivity for low-latency throughput (depending on end-workflow, i.e., training centers don't care about this) 4) access to cheap labor forces (often why its hard to build in desert, see Project Ludicrous who have essentially built a town for their workers)</w:t>
      </w:r>
    </w:p>
  </w:comment>
  <w:comment w:author="Harrison Adkin" w:id="7" w:date="2026-03-23T21:41:16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Harrison Adkin" w:id="22" w:date="2026-03-23T22:20:28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what? This is not much. Is this to create the action plan?</w:t>
      </w:r>
    </w:p>
  </w:comment>
  <w:comment w:author="Harrison Adkin" w:id="23" w:date="2026-03-23T22:21:20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compare to NSW and global. This is quick!</w:t>
      </w:r>
    </w:p>
  </w:comment>
  <w:comment w:author="Harrison Adkin" w:id="24" w:date="2026-03-23T22:22:45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Good case study!</w:t>
      </w:r>
    </w:p>
  </w:comment>
  <w:comment w:author="Harrison Adkin" w:id="20" w:date="2026-03-23T22:17:47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big industry. lots of $$ here</w:t>
      </w:r>
    </w:p>
  </w:comment>
  <w:comment w:author="Harrison Adkin" w:id="18" w:date="2026-03-23T22:18:20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 also politically interesting in US x China way</w:t>
      </w:r>
    </w:p>
  </w:comment>
  <w:comment w:author="Harrison Adkin" w:id="21" w:date="2026-03-23T22:19:41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is becoming less important than supply size in IT compute (and therefore power draw) as an FYI..</w:t>
      </w:r>
    </w:p>
  </w:comment>
  <w:comment w:author="Harrison Adkin" w:id="25" w:date="2026-03-23T22:23:00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fkn nuts</w:t>
      </w:r>
    </w:p>
  </w:comment>
  <w:comment w:author="Harrison Adkin" w:id="9" w:date="2026-03-23T21:44:31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communities" is interesting framing.. somewhat parasitic... hahaha!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but happy if that is your take.</w:t>
      </w:r>
    </w:p>
  </w:comment>
  <w:comment w:author="Harrison Adkin" w:id="10" w:date="2026-03-23T21:45:41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contentious point to make without further explanation. Do you really believe they degrade power "quality"? Why? I think this is incredibly complex, and should be substantiated more.</w:t>
      </w:r>
    </w:p>
  </w:comment>
  <w:comment w:author="Harrison Adkin" w:id="12" w:date="2026-03-23T22:07:26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NEXTDC now has approval for an even bigger site at S7? Also, ISPT put in a 1GW application (bloody ridiculous) to be powered by something like 1,000 diesel generators... (lead time on procuring that many is like several years).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 takeaway is more something like (but better worded): Hyperscalers and foundational AI Labs have an ever-growing appetite for larger complexes, where they can house growing demands in single facilities. Therefore, there's been a step-change in tenant demands for DC supply capacity (No one takes a site &lt;100MW seriously anymore). Therefore, the speed in which a co-locator can design, build and power a 100MW+ facility is the true market differentiator. Therefore, everyone in market is trying to build these things as big and as quickly as possible, to win those long term contracts with the big players (AWS, Microsoft, Google, Anthropic, OpenAI, etc.)</w:t>
      </w:r>
    </w:p>
  </w:comment>
  <w:comment w:author="Harrison Adkin" w:id="26" w:date="2026-03-23T22:23:23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household energy price armaggedon</w:t>
      </w:r>
    </w:p>
  </w:comment>
  <w:comment w:author="Harrison Adkin" w:id="11" w:date="2026-03-23T21:59:06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become super important for us. Big reason Aus is attractive for DCs is our involvement in Five-Eyes. The open but unspoken secret is we are a good middle man between China and US in terms of data security... Super interesting topic to dig deeper into, but probably tough without serious research.</w:t>
      </w:r>
    </w:p>
  </w:comment>
  <w:comment w:author="Harrison Adkin" w:id="13" w:date="2026-03-23T22:14:56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its closer to 12% now</w:t>
      </w:r>
    </w:p>
  </w:comment>
  <w:comment w:author="Harrison Adkin" w:id="16" w:date="2026-03-23T22:16:44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and emergent cooling are big in SG</w:t>
      </w:r>
    </w:p>
  </w:comment>
  <w:comment w:author="Harrison Adkin" w:id="17" w:date="2026-03-23T22:16:56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w:t>
      </w:r>
    </w:p>
  </w:comment>
  <w:comment w:author="Harrison Adkin" w:id="19" w:date="2026-03-23T22:17:27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Ireland is in like the 20s of %...</w:t>
      </w:r>
    </w:p>
  </w:comment>
  <w:comment w:author="Harrison Adkin" w:id="14" w:date="2026-03-23T22:15:43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great.</w:t>
      </w:r>
    </w:p>
  </w:comment>
  <w:comment w:author="Harrison Adkin" w:id="15" w:date="2026-03-23T22:16:23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important to note, cost (and timing) of building these things vertically is much higher. You need gensets and chillers on each floor. So not-optimal. Hence big areas of industrial land is so important.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1">
    <w:p w:rsidR="00000000" w:rsidDel="00000000" w:rsidP="00000000" w:rsidRDefault="00000000" w:rsidRPr="00000000" w14:paraId="0000018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Ingvild Rov and Alf Oystein Skudal, ‘Data Centre Regulation’, </w:t>
      </w:r>
      <w:r w:rsidDel="00000000" w:rsidR="00000000" w:rsidRPr="00000000">
        <w:rPr>
          <w:i w:val="1"/>
          <w:iCs w:val="1"/>
          <w:sz w:val="18"/>
          <w:szCs w:val="18"/>
          <w:rtl w:val="0"/>
        </w:rPr>
        <w:t xml:space="preserve">Sands</w:t>
      </w:r>
      <w:r w:rsidDel="00000000" w:rsidR="00000000" w:rsidRPr="00000000">
        <w:rPr>
          <w:sz w:val="18"/>
          <w:szCs w:val="18"/>
          <w:rtl w:val="0"/>
        </w:rPr>
        <w:t xml:space="preserve"> (Web Page, 29 January 2026) &lt;</w:t>
      </w:r>
      <w:hyperlink r:id="rId1">
        <w:r w:rsidDel="00000000" w:rsidR="00000000" w:rsidRPr="00000000">
          <w:rPr>
            <w:color w:val="1155cc"/>
            <w:sz w:val="18"/>
            <w:szCs w:val="18"/>
            <w:u w:val="single"/>
            <w:rtl w:val="0"/>
          </w:rPr>
          <w:t xml:space="preserve">https://www.sands.no/en/news/data-centre-regulation/</w:t>
        </w:r>
      </w:hyperlink>
      <w:r w:rsidDel="00000000" w:rsidR="00000000" w:rsidRPr="00000000">
        <w:rPr>
          <w:sz w:val="18"/>
          <w:szCs w:val="18"/>
          <w:rtl w:val="0"/>
        </w:rPr>
        <w:t xml:space="preserve">&gt;.</w:t>
      </w:r>
    </w:p>
    <w:p w:rsidR="00000000" w:rsidDel="00000000" w:rsidP="00000000" w:rsidRDefault="00000000" w:rsidRPr="00000000" w14:paraId="00000188">
      <w:pPr>
        <w:spacing w:line="240" w:lineRule="auto"/>
        <w:rPr>
          <w:sz w:val="18"/>
          <w:szCs w:val="18"/>
        </w:rPr>
      </w:pPr>
      <w:r w:rsidDel="00000000" w:rsidR="00000000" w:rsidRPr="00000000">
        <w:rPr>
          <w:rtl w:val="0"/>
        </w:rPr>
      </w:r>
    </w:p>
  </w:footnote>
  <w:footnote w:id="12">
    <w:p w:rsidR="00000000" w:rsidDel="00000000" w:rsidP="00000000" w:rsidRDefault="00000000" w:rsidRPr="00000000" w14:paraId="0000018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Espen Tøndel et al.,’M&amp;A and regulatory insights for Norway’s Data Center Industry’, </w:t>
      </w:r>
      <w:r w:rsidDel="00000000" w:rsidR="00000000" w:rsidRPr="00000000">
        <w:rPr>
          <w:i w:val="1"/>
          <w:iCs w:val="1"/>
          <w:sz w:val="18"/>
          <w:szCs w:val="18"/>
          <w:rtl w:val="0"/>
        </w:rPr>
        <w:t xml:space="preserve">Simonsen Vogt Wiig</w:t>
      </w:r>
      <w:r w:rsidDel="00000000" w:rsidR="00000000" w:rsidRPr="00000000">
        <w:rPr>
          <w:sz w:val="18"/>
          <w:szCs w:val="18"/>
          <w:rtl w:val="0"/>
        </w:rPr>
        <w:t xml:space="preserve"> (Web Page, 12 February 2025) </w:t>
      </w:r>
      <w:hyperlink r:id="rId2">
        <w:r w:rsidDel="00000000" w:rsidR="00000000" w:rsidRPr="00000000">
          <w:rPr>
            <w:color w:val="1155cc"/>
            <w:sz w:val="18"/>
            <w:szCs w:val="18"/>
            <w:u w:val="single"/>
            <w:rtl w:val="0"/>
          </w:rPr>
          <w:t xml:space="preserve">https://svw.no/en/ma-and-regulatory-insights-for-norways-data-center-industry/</w:t>
        </w:r>
      </w:hyperlink>
      <w:r w:rsidDel="00000000" w:rsidR="00000000" w:rsidRPr="00000000">
        <w:rPr>
          <w:sz w:val="18"/>
          <w:szCs w:val="18"/>
          <w:rtl w:val="0"/>
        </w:rPr>
        <w:t xml:space="preserve">.</w:t>
      </w:r>
      <w:r w:rsidDel="00000000" w:rsidR="00000000" w:rsidRPr="00000000">
        <w:rPr>
          <w:sz w:val="18"/>
          <w:szCs w:val="18"/>
          <w:rtl w:val="0"/>
        </w:rPr>
        <w:t xml:space="preserve"> </w:t>
      </w:r>
    </w:p>
  </w:footnote>
  <w:footnote w:id="20">
    <w:p w:rsidR="00000000" w:rsidDel="00000000" w:rsidP="00000000" w:rsidRDefault="00000000" w:rsidRPr="00000000" w14:paraId="0000018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Marte Thorsby and Mikkel Lassen Ellingsen, ‘AI laws and regulation in Norway’, </w:t>
      </w:r>
      <w:r w:rsidDel="00000000" w:rsidR="00000000" w:rsidRPr="00000000">
        <w:rPr>
          <w:i w:val="1"/>
          <w:iCs w:val="1"/>
          <w:sz w:val="18"/>
          <w:szCs w:val="18"/>
          <w:rtl w:val="0"/>
        </w:rPr>
        <w:t xml:space="preserve">CMS</w:t>
      </w:r>
      <w:r w:rsidDel="00000000" w:rsidR="00000000" w:rsidRPr="00000000">
        <w:rPr>
          <w:sz w:val="18"/>
          <w:szCs w:val="18"/>
          <w:rtl w:val="0"/>
        </w:rPr>
        <w:t xml:space="preserve"> (Web Page, 17 February 2026) &lt;</w:t>
      </w:r>
      <w:hyperlink r:id="rId3">
        <w:r w:rsidDel="00000000" w:rsidR="00000000" w:rsidRPr="00000000">
          <w:rPr>
            <w:color w:val="1155cc"/>
            <w:sz w:val="18"/>
            <w:szCs w:val="18"/>
            <w:u w:val="single"/>
            <w:rtl w:val="0"/>
          </w:rPr>
          <w:t xml:space="preserve">https://cms.law/en/int/expert-guides/ai-regulation-scanner/norway</w:t>
        </w:r>
      </w:hyperlink>
      <w:r w:rsidDel="00000000" w:rsidR="00000000" w:rsidRPr="00000000">
        <w:rPr>
          <w:sz w:val="18"/>
          <w:szCs w:val="18"/>
          <w:rtl w:val="0"/>
        </w:rPr>
        <w:t xml:space="preserve">&gt;.</w:t>
      </w:r>
    </w:p>
    <w:p w:rsidR="00000000" w:rsidDel="00000000" w:rsidP="00000000" w:rsidRDefault="00000000" w:rsidRPr="00000000" w14:paraId="0000018B">
      <w:pPr>
        <w:spacing w:line="240" w:lineRule="auto"/>
        <w:rPr>
          <w:sz w:val="20"/>
          <w:szCs w:val="20"/>
        </w:rPr>
      </w:pPr>
      <w:r w:rsidDel="00000000" w:rsidR="00000000" w:rsidRPr="00000000">
        <w:rPr>
          <w:rtl w:val="0"/>
        </w:rPr>
      </w:r>
    </w:p>
  </w:footnote>
  <w:footnote w:id="17">
    <w:p w:rsidR="00000000" w:rsidDel="00000000" w:rsidP="00000000" w:rsidRDefault="00000000" w:rsidRPr="00000000" w14:paraId="0000018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Marte Thorsby and Mikkel Lassen Ellingsen, ‘AI laws and regulation in Norway’, </w:t>
      </w:r>
      <w:r w:rsidDel="00000000" w:rsidR="00000000" w:rsidRPr="00000000">
        <w:rPr>
          <w:i w:val="1"/>
          <w:iCs w:val="1"/>
          <w:sz w:val="18"/>
          <w:szCs w:val="18"/>
          <w:rtl w:val="0"/>
        </w:rPr>
        <w:t xml:space="preserve">CMS</w:t>
      </w:r>
      <w:r w:rsidDel="00000000" w:rsidR="00000000" w:rsidRPr="00000000">
        <w:rPr>
          <w:sz w:val="18"/>
          <w:szCs w:val="18"/>
          <w:rtl w:val="0"/>
        </w:rPr>
        <w:t xml:space="preserve"> (Web Page, 17 February 2026) &lt;</w:t>
      </w:r>
      <w:hyperlink r:id="rId4">
        <w:r w:rsidDel="00000000" w:rsidR="00000000" w:rsidRPr="00000000">
          <w:rPr>
            <w:color w:val="1155cc"/>
            <w:sz w:val="18"/>
            <w:szCs w:val="18"/>
            <w:u w:val="single"/>
            <w:rtl w:val="0"/>
          </w:rPr>
          <w:t xml:space="preserve">https://cms.law/en/int/expert-guides/ai-regulation-scanner/norway</w:t>
        </w:r>
      </w:hyperlink>
      <w:r w:rsidDel="00000000" w:rsidR="00000000" w:rsidRPr="00000000">
        <w:rPr>
          <w:sz w:val="18"/>
          <w:szCs w:val="18"/>
          <w:rtl w:val="0"/>
        </w:rPr>
        <w:t xml:space="preserve">&gt;.</w:t>
      </w:r>
    </w:p>
    <w:p w:rsidR="00000000" w:rsidDel="00000000" w:rsidP="00000000" w:rsidRDefault="00000000" w:rsidRPr="00000000" w14:paraId="0000018D">
      <w:pPr>
        <w:spacing w:line="240" w:lineRule="auto"/>
        <w:rPr>
          <w:sz w:val="20"/>
          <w:szCs w:val="20"/>
        </w:rPr>
      </w:pPr>
      <w:r w:rsidDel="00000000" w:rsidR="00000000" w:rsidRPr="00000000">
        <w:rPr>
          <w:rtl w:val="0"/>
        </w:rPr>
      </w:r>
    </w:p>
  </w:footnote>
  <w:footnote w:id="15">
    <w:p w:rsidR="00000000" w:rsidDel="00000000" w:rsidP="00000000" w:rsidRDefault="00000000" w:rsidRPr="00000000" w14:paraId="0000018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Paul Upham, Benjamin Sovacool and Chukwuka Monyei, ‘Imaginaries on ice: Sociotechnical futures of data centre development in Norway and Iceland’ </w:t>
      </w:r>
      <w:r w:rsidDel="00000000" w:rsidR="00000000" w:rsidRPr="00000000">
        <w:rPr>
          <w:i w:val="1"/>
          <w:iCs w:val="1"/>
          <w:sz w:val="18"/>
          <w:szCs w:val="18"/>
          <w:rtl w:val="0"/>
        </w:rPr>
        <w:t xml:space="preserve">Environment and Planning</w:t>
      </w:r>
      <w:r w:rsidDel="00000000" w:rsidR="00000000" w:rsidRPr="00000000">
        <w:rPr>
          <w:sz w:val="18"/>
          <w:szCs w:val="18"/>
          <w:rtl w:val="0"/>
        </w:rPr>
        <w:t xml:space="preserve"> (2023) 6(3) 1905, 1922.</w:t>
      </w:r>
    </w:p>
    <w:p w:rsidR="00000000" w:rsidDel="00000000" w:rsidP="00000000" w:rsidRDefault="00000000" w:rsidRPr="00000000" w14:paraId="0000018F">
      <w:pPr>
        <w:spacing w:line="240" w:lineRule="auto"/>
        <w:rPr>
          <w:sz w:val="20"/>
          <w:szCs w:val="20"/>
        </w:rPr>
      </w:pPr>
      <w:r w:rsidDel="00000000" w:rsidR="00000000" w:rsidRPr="00000000">
        <w:rPr>
          <w:rtl w:val="0"/>
        </w:rPr>
      </w:r>
    </w:p>
  </w:footnote>
  <w:footnote w:id="16">
    <w:p w:rsidR="00000000" w:rsidDel="00000000" w:rsidP="00000000" w:rsidRDefault="00000000" w:rsidRPr="00000000" w14:paraId="00000190">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Norwegian Ministry of Digitalisation and Public Governance, ‘The data centre industry – a sustainable industry of the future for the digital Norway’ (Web Page/Strategy, 6 October 2025) &lt;</w:t>
      </w:r>
      <w:hyperlink r:id="rId5">
        <w:r w:rsidDel="00000000" w:rsidR="00000000" w:rsidRPr="00000000">
          <w:rPr>
            <w:color w:val="1155cc"/>
            <w:sz w:val="18"/>
            <w:szCs w:val="18"/>
            <w:u w:val="single"/>
            <w:rtl w:val="0"/>
          </w:rPr>
          <w:t xml:space="preserve">https://www.regjeringen.no/contentassets/dff2f4dc656043be9ad5837ebbca6fae/en-gb/pdfs/datasenternaeringa-strategi-eng.pdf</w:t>
        </w:r>
      </w:hyperlink>
      <w:r w:rsidDel="00000000" w:rsidR="00000000" w:rsidRPr="00000000">
        <w:rPr>
          <w:sz w:val="18"/>
          <w:szCs w:val="18"/>
          <w:rtl w:val="0"/>
        </w:rPr>
        <w:t xml:space="preserve">&gt;.</w:t>
      </w:r>
    </w:p>
    <w:p w:rsidR="00000000" w:rsidDel="00000000" w:rsidP="00000000" w:rsidRDefault="00000000" w:rsidRPr="00000000" w14:paraId="00000191">
      <w:pPr>
        <w:spacing w:line="240" w:lineRule="auto"/>
        <w:rPr>
          <w:sz w:val="20"/>
          <w:szCs w:val="20"/>
        </w:rPr>
      </w:pPr>
      <w:r w:rsidDel="00000000" w:rsidR="00000000" w:rsidRPr="00000000">
        <w:rPr>
          <w:rtl w:val="0"/>
        </w:rPr>
      </w:r>
    </w:p>
  </w:footnote>
  <w:footnote w:id="13">
    <w:p w:rsidR="00000000" w:rsidDel="00000000" w:rsidP="00000000" w:rsidRDefault="00000000" w:rsidRPr="00000000" w14:paraId="0000019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Mats Rinaldo, ‘Energy Transition Outlook Norway 2025’ </w:t>
      </w:r>
      <w:r w:rsidDel="00000000" w:rsidR="00000000" w:rsidRPr="00000000">
        <w:rPr>
          <w:i w:val="1"/>
          <w:iCs w:val="1"/>
          <w:sz w:val="18"/>
          <w:szCs w:val="18"/>
          <w:rtl w:val="0"/>
        </w:rPr>
        <w:t xml:space="preserve">DNV</w:t>
      </w:r>
      <w:r w:rsidDel="00000000" w:rsidR="00000000" w:rsidRPr="00000000">
        <w:rPr>
          <w:sz w:val="18"/>
          <w:szCs w:val="18"/>
          <w:rtl w:val="0"/>
        </w:rPr>
        <w:t xml:space="preserve"> (National Forecast Report) &lt;</w:t>
      </w:r>
      <w:hyperlink r:id="rId6">
        <w:r w:rsidDel="00000000" w:rsidR="00000000" w:rsidRPr="00000000">
          <w:rPr>
            <w:color w:val="1155cc"/>
            <w:sz w:val="18"/>
            <w:szCs w:val="18"/>
            <w:u w:val="single"/>
            <w:rtl w:val="0"/>
          </w:rPr>
          <w:t xml:space="preserve">https://cms.skiftnorge.no/assets/DNV_ET_Norway_2025_A4_launch.pdf</w:t>
        </w:r>
      </w:hyperlink>
      <w:r w:rsidDel="00000000" w:rsidR="00000000" w:rsidRPr="00000000">
        <w:rPr>
          <w:sz w:val="18"/>
          <w:szCs w:val="18"/>
          <w:rtl w:val="0"/>
        </w:rPr>
        <w:t xml:space="preserve">&gt;.</w:t>
      </w:r>
    </w:p>
    <w:p w:rsidR="00000000" w:rsidDel="00000000" w:rsidP="00000000" w:rsidRDefault="00000000" w:rsidRPr="00000000" w14:paraId="00000193">
      <w:pPr>
        <w:spacing w:line="240" w:lineRule="auto"/>
        <w:rPr>
          <w:sz w:val="18"/>
          <w:szCs w:val="18"/>
        </w:rPr>
      </w:pPr>
      <w:r w:rsidDel="00000000" w:rsidR="00000000" w:rsidRPr="00000000">
        <w:rPr>
          <w:rtl w:val="0"/>
        </w:rPr>
      </w:r>
    </w:p>
  </w:footnote>
  <w:footnote w:id="18">
    <w:p w:rsidR="00000000" w:rsidDel="00000000" w:rsidP="00000000" w:rsidRDefault="00000000" w:rsidRPr="00000000" w14:paraId="0000019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Norwegian Ministry of Digitalisation and Public Governance, ‘The data centre industry – a sustainable industry of the future for the digital Norway’ (Web Page/Strategy, 6 October 2025).</w:t>
      </w:r>
    </w:p>
    <w:p w:rsidR="00000000" w:rsidDel="00000000" w:rsidP="00000000" w:rsidRDefault="00000000" w:rsidRPr="00000000" w14:paraId="00000195">
      <w:pPr>
        <w:spacing w:line="240" w:lineRule="auto"/>
        <w:rPr>
          <w:sz w:val="18"/>
          <w:szCs w:val="18"/>
        </w:rPr>
      </w:pPr>
      <w:r w:rsidDel="00000000" w:rsidR="00000000" w:rsidRPr="00000000">
        <w:rPr>
          <w:rtl w:val="0"/>
        </w:rPr>
      </w:r>
    </w:p>
  </w:footnote>
  <w:footnote w:id="19">
    <w:p w:rsidR="00000000" w:rsidDel="00000000" w:rsidP="00000000" w:rsidRDefault="00000000" w:rsidRPr="00000000" w14:paraId="00000196">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Jeffrey Shin, ‘AI Watch: Global regulatory tracker - Norway’, </w:t>
      </w:r>
      <w:r w:rsidDel="00000000" w:rsidR="00000000" w:rsidRPr="00000000">
        <w:rPr>
          <w:i w:val="1"/>
          <w:iCs w:val="1"/>
          <w:sz w:val="18"/>
          <w:szCs w:val="18"/>
          <w:rtl w:val="0"/>
        </w:rPr>
        <w:t xml:space="preserve">White &amp; Case</w:t>
      </w:r>
      <w:r w:rsidDel="00000000" w:rsidR="00000000" w:rsidRPr="00000000">
        <w:rPr>
          <w:sz w:val="18"/>
          <w:szCs w:val="18"/>
          <w:rtl w:val="0"/>
        </w:rPr>
        <w:t xml:space="preserve"> (Web Page, 18 October 2024) &lt;</w:t>
      </w:r>
      <w:hyperlink r:id="rId7">
        <w:r w:rsidDel="00000000" w:rsidR="00000000" w:rsidRPr="00000000">
          <w:rPr>
            <w:color w:val="1155cc"/>
            <w:sz w:val="18"/>
            <w:szCs w:val="18"/>
            <w:u w:val="single"/>
            <w:rtl w:val="0"/>
          </w:rPr>
          <w:t xml:space="preserve">https://www.whitecase.com/insight-our-thinking/ai-watch-global-regulatory-tracker-norway</w:t>
        </w:r>
      </w:hyperlink>
      <w:r w:rsidDel="00000000" w:rsidR="00000000" w:rsidRPr="00000000">
        <w:rPr>
          <w:sz w:val="18"/>
          <w:szCs w:val="18"/>
          <w:rtl w:val="0"/>
        </w:rPr>
        <w:t xml:space="preserve">&gt;.</w:t>
      </w:r>
    </w:p>
    <w:p w:rsidR="00000000" w:rsidDel="00000000" w:rsidP="00000000" w:rsidRDefault="00000000" w:rsidRPr="00000000" w14:paraId="00000197">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19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Anders Lie Brenna, ‘Norwegian energy directorate and bank warn of drought and power rationing’, </w:t>
      </w:r>
      <w:r w:rsidDel="00000000" w:rsidR="00000000" w:rsidRPr="00000000">
        <w:rPr>
          <w:i w:val="1"/>
          <w:iCs w:val="1"/>
          <w:sz w:val="18"/>
          <w:szCs w:val="18"/>
          <w:rtl w:val="0"/>
        </w:rPr>
        <w:t xml:space="preserve">Energy Watch</w:t>
      </w:r>
      <w:r w:rsidDel="00000000" w:rsidR="00000000" w:rsidRPr="00000000">
        <w:rPr>
          <w:sz w:val="18"/>
          <w:szCs w:val="18"/>
          <w:rtl w:val="0"/>
        </w:rPr>
        <w:t xml:space="preserve"> (Web Page, 29 April 2022) &lt;</w:t>
      </w:r>
      <w:hyperlink r:id="rId8">
        <w:r w:rsidDel="00000000" w:rsidR="00000000" w:rsidRPr="00000000">
          <w:rPr>
            <w:color w:val="1155cc"/>
            <w:sz w:val="18"/>
            <w:szCs w:val="18"/>
            <w:u w:val="single"/>
            <w:rtl w:val="0"/>
          </w:rPr>
          <w:t xml:space="preserve">https://energywatch.com/EnergyNews/Policy___Trading/article13970405.ece</w:t>
        </w:r>
      </w:hyperlink>
      <w:r w:rsidDel="00000000" w:rsidR="00000000" w:rsidRPr="00000000">
        <w:rPr>
          <w:sz w:val="18"/>
          <w:szCs w:val="18"/>
          <w:rtl w:val="0"/>
        </w:rPr>
        <w:t xml:space="preserve">&gt;.</w:t>
      </w:r>
    </w:p>
    <w:p w:rsidR="00000000" w:rsidDel="00000000" w:rsidP="00000000" w:rsidRDefault="00000000" w:rsidRPr="00000000" w14:paraId="00000199">
      <w:pPr>
        <w:spacing w:line="240" w:lineRule="auto"/>
        <w:rPr>
          <w:sz w:val="20"/>
          <w:szCs w:val="20"/>
        </w:rPr>
      </w:pPr>
      <w:r w:rsidDel="00000000" w:rsidR="00000000" w:rsidRPr="00000000">
        <w:rPr>
          <w:rtl w:val="0"/>
        </w:rPr>
      </w:r>
    </w:p>
  </w:footnote>
  <w:footnote w:id="42">
    <w:p w:rsidR="00000000" w:rsidDel="00000000" w:rsidP="00000000" w:rsidRDefault="00000000" w:rsidRPr="00000000" w14:paraId="0000019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World Bank, </w:t>
      </w:r>
      <w:r w:rsidDel="00000000" w:rsidR="00000000" w:rsidRPr="00000000">
        <w:rPr>
          <w:i w:val="1"/>
          <w:iCs w:val="1"/>
          <w:sz w:val="18"/>
          <w:szCs w:val="18"/>
          <w:rtl w:val="0"/>
        </w:rPr>
        <w:t xml:space="preserve">World Development Indicators</w:t>
      </w:r>
      <w:r w:rsidDel="00000000" w:rsidR="00000000" w:rsidRPr="00000000">
        <w:rPr>
          <w:sz w:val="18"/>
          <w:szCs w:val="18"/>
          <w:rtl w:val="0"/>
        </w:rPr>
        <w:t xml:space="preserve"> (Web Page)</w:t>
      </w:r>
      <w:hyperlink r:id="rId9">
        <w:r w:rsidDel="00000000" w:rsidR="00000000" w:rsidRPr="00000000">
          <w:rPr>
            <w:sz w:val="18"/>
            <w:szCs w:val="18"/>
            <w:rtl w:val="0"/>
          </w:rPr>
          <w:t xml:space="preserve"> </w:t>
        </w:r>
      </w:hyperlink>
      <w:hyperlink r:id="rId10">
        <w:r w:rsidDel="00000000" w:rsidR="00000000" w:rsidRPr="00000000">
          <w:rPr>
            <w:color w:val="1155cc"/>
            <w:sz w:val="18"/>
            <w:szCs w:val="18"/>
            <w:u w:val="single"/>
            <w:rtl w:val="0"/>
          </w:rPr>
          <w:t xml:space="preserve">https://datatopics.worldbank.org/world-development-indicators/</w:t>
        </w:r>
      </w:hyperlink>
      <w:r w:rsidDel="00000000" w:rsidR="00000000" w:rsidRPr="00000000">
        <w:rPr>
          <w:sz w:val="18"/>
          <w:szCs w:val="18"/>
          <w:rtl w:val="0"/>
        </w:rPr>
        <w:t xml:space="preserve">.</w:t>
      </w:r>
      <w:r w:rsidDel="00000000" w:rsidR="00000000" w:rsidRPr="00000000">
        <w:rPr>
          <w:rtl w:val="0"/>
        </w:rPr>
      </w:r>
    </w:p>
  </w:footnote>
  <w:footnote w:id="44">
    <w:p w:rsidR="00000000" w:rsidDel="00000000" w:rsidP="00000000" w:rsidRDefault="00000000" w:rsidRPr="00000000" w14:paraId="0000019B">
      <w:pPr>
        <w:spacing w:line="240" w:lineRule="auto"/>
        <w:rPr/>
      </w:pPr>
      <w:r w:rsidDel="00000000" w:rsidR="00000000" w:rsidRPr="00000000">
        <w:rPr>
          <w:rStyle w:val="FootnoteReference"/>
          <w:vertAlign w:val="superscript"/>
        </w:rPr>
        <w:footnoteRef/>
      </w:r>
      <w:r w:rsidDel="00000000" w:rsidR="00000000" w:rsidRPr="00000000">
        <w:rPr>
          <w:sz w:val="18"/>
          <w:szCs w:val="18"/>
          <w:rtl w:val="0"/>
        </w:rPr>
        <w:t xml:space="preserve"> Infocomm Media Development Authority, </w:t>
      </w:r>
      <w:r w:rsidDel="00000000" w:rsidR="00000000" w:rsidRPr="00000000">
        <w:rPr>
          <w:i w:val="1"/>
          <w:iCs w:val="1"/>
          <w:sz w:val="18"/>
          <w:szCs w:val="18"/>
          <w:rtl w:val="0"/>
        </w:rPr>
        <w:t xml:space="preserve">‘Turning the Red Dot, Green: Helping Data Centres Get Better at Staying Cool’</w:t>
      </w:r>
      <w:r w:rsidDel="00000000" w:rsidR="00000000" w:rsidRPr="00000000">
        <w:rPr>
          <w:sz w:val="18"/>
          <w:szCs w:val="18"/>
          <w:rtl w:val="0"/>
        </w:rPr>
        <w:t xml:space="preserve"> (Blog Post, February 2025)</w:t>
      </w:r>
      <w:hyperlink r:id="rId11">
        <w:r w:rsidDel="00000000" w:rsidR="00000000" w:rsidRPr="00000000">
          <w:rPr>
            <w:sz w:val="18"/>
            <w:szCs w:val="18"/>
            <w:rtl w:val="0"/>
          </w:rPr>
          <w:t xml:space="preserve"> </w:t>
        </w:r>
      </w:hyperlink>
      <w:r w:rsidDel="00000000" w:rsidR="00000000" w:rsidRPr="00000000">
        <w:rPr>
          <w:rtl w:val="0"/>
        </w:rPr>
      </w:r>
    </w:p>
    <w:p w:rsidR="00000000" w:rsidDel="00000000" w:rsidP="00000000" w:rsidRDefault="00000000" w:rsidRPr="00000000" w14:paraId="0000019C">
      <w:pPr>
        <w:spacing w:line="240" w:lineRule="auto"/>
        <w:rPr>
          <w:sz w:val="18"/>
          <w:szCs w:val="18"/>
        </w:rPr>
      </w:pPr>
      <w:hyperlink r:id="rId12">
        <w:r w:rsidDel="00000000" w:rsidR="00000000" w:rsidRPr="00000000">
          <w:rPr>
            <w:color w:val="1155cc"/>
            <w:sz w:val="18"/>
            <w:szCs w:val="18"/>
            <w:u w:val="single"/>
            <w:rtl w:val="0"/>
          </w:rPr>
          <w:t xml:space="preserve">https://www.imda.gov.sg/resources/blog/blog-articles/2025/02/red-dot-analytics-help-data-centres-be-cool</w:t>
        </w:r>
      </w:hyperlink>
      <w:r w:rsidDel="00000000" w:rsidR="00000000" w:rsidRPr="00000000">
        <w:rPr>
          <w:sz w:val="18"/>
          <w:szCs w:val="18"/>
          <w:rtl w:val="0"/>
        </w:rPr>
        <w:t xml:space="preserve">.</w:t>
      </w:r>
    </w:p>
    <w:p w:rsidR="00000000" w:rsidDel="00000000" w:rsidP="00000000" w:rsidRDefault="00000000" w:rsidRPr="00000000" w14:paraId="0000019D">
      <w:pPr>
        <w:spacing w:line="240" w:lineRule="auto"/>
        <w:rPr>
          <w:sz w:val="18"/>
          <w:szCs w:val="18"/>
        </w:rPr>
      </w:pPr>
      <w:r w:rsidDel="00000000" w:rsidR="00000000" w:rsidRPr="00000000">
        <w:rPr>
          <w:rtl w:val="0"/>
        </w:rPr>
      </w:r>
    </w:p>
  </w:footnote>
  <w:footnote w:id="45">
    <w:p w:rsidR="00000000" w:rsidDel="00000000" w:rsidP="00000000" w:rsidRDefault="00000000" w:rsidRPr="00000000" w14:paraId="0000019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Yanqi Cao and Alex Whitworth, </w:t>
      </w:r>
      <w:r w:rsidDel="00000000" w:rsidR="00000000" w:rsidRPr="00000000">
        <w:rPr>
          <w:i w:val="1"/>
          <w:iCs w:val="1"/>
          <w:sz w:val="18"/>
          <w:szCs w:val="18"/>
          <w:rtl w:val="0"/>
        </w:rPr>
        <w:t xml:space="preserve">‘Southeast Asian Data-Centre Power Demand Is Set to Explode’</w:t>
      </w:r>
      <w:r w:rsidDel="00000000" w:rsidR="00000000" w:rsidRPr="00000000">
        <w:rPr>
          <w:sz w:val="18"/>
          <w:szCs w:val="18"/>
          <w:rtl w:val="0"/>
        </w:rPr>
        <w:t xml:space="preserve"> (10 December 2025) Wood Mackenzie</w:t>
      </w:r>
      <w:hyperlink r:id="rId13">
        <w:r w:rsidDel="00000000" w:rsidR="00000000" w:rsidRPr="00000000">
          <w:rPr>
            <w:sz w:val="18"/>
            <w:szCs w:val="18"/>
            <w:rtl w:val="0"/>
          </w:rPr>
          <w:t xml:space="preserve"> </w:t>
        </w:r>
      </w:hyperlink>
      <w:hyperlink r:id="rId14">
        <w:r w:rsidDel="00000000" w:rsidR="00000000" w:rsidRPr="00000000">
          <w:rPr>
            <w:color w:val="1155cc"/>
            <w:sz w:val="18"/>
            <w:szCs w:val="18"/>
            <w:u w:val="single"/>
            <w:rtl w:val="0"/>
          </w:rPr>
          <w:t xml:space="preserve">https://www.woodmac.com/news/opinion/southeast-asian-data-centre-power-demand-is-set-to-explode/</w:t>
        </w:r>
      </w:hyperlink>
      <w:r w:rsidDel="00000000" w:rsidR="00000000" w:rsidRPr="00000000">
        <w:rPr>
          <w:sz w:val="18"/>
          <w:szCs w:val="18"/>
          <w:rtl w:val="0"/>
        </w:rPr>
        <w:t xml:space="preserve">.</w:t>
      </w:r>
    </w:p>
    <w:p w:rsidR="00000000" w:rsidDel="00000000" w:rsidP="00000000" w:rsidRDefault="00000000" w:rsidRPr="00000000" w14:paraId="0000019F">
      <w:pPr>
        <w:spacing w:line="240" w:lineRule="auto"/>
        <w:rPr>
          <w:sz w:val="18"/>
          <w:szCs w:val="18"/>
        </w:rPr>
      </w:pPr>
      <w:r w:rsidDel="00000000" w:rsidR="00000000" w:rsidRPr="00000000">
        <w:rPr>
          <w:rtl w:val="0"/>
        </w:rPr>
      </w:r>
    </w:p>
  </w:footnote>
  <w:footnote w:id="46">
    <w:p w:rsidR="00000000" w:rsidDel="00000000" w:rsidP="00000000" w:rsidRDefault="00000000" w:rsidRPr="00000000" w14:paraId="000001A0">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Infocomm Media Development Authority, </w:t>
      </w:r>
      <w:r w:rsidDel="00000000" w:rsidR="00000000" w:rsidRPr="00000000">
        <w:rPr>
          <w:i w:val="1"/>
          <w:iCs w:val="1"/>
          <w:sz w:val="18"/>
          <w:szCs w:val="18"/>
          <w:rtl w:val="0"/>
        </w:rPr>
        <w:t xml:space="preserve">Green Data Centre (DC) Roadmap</w:t>
      </w:r>
      <w:r w:rsidDel="00000000" w:rsidR="00000000" w:rsidRPr="00000000">
        <w:rPr>
          <w:sz w:val="18"/>
          <w:szCs w:val="18"/>
          <w:rtl w:val="0"/>
        </w:rPr>
        <w:t xml:space="preserve"> (Web Page)</w:t>
      </w:r>
      <w:hyperlink r:id="rId15">
        <w:r w:rsidDel="00000000" w:rsidR="00000000" w:rsidRPr="00000000">
          <w:rPr>
            <w:sz w:val="18"/>
            <w:szCs w:val="18"/>
            <w:rtl w:val="0"/>
          </w:rPr>
          <w:t xml:space="preserve"> </w:t>
        </w:r>
      </w:hyperlink>
      <w:hyperlink r:id="rId16">
        <w:r w:rsidDel="00000000" w:rsidR="00000000" w:rsidRPr="00000000">
          <w:rPr>
            <w:color w:val="1155cc"/>
            <w:sz w:val="18"/>
            <w:szCs w:val="18"/>
            <w:u w:val="single"/>
            <w:rtl w:val="0"/>
          </w:rPr>
          <w:t xml:space="preserve">https://www.imda.gov.sg/how-we-can-help/green-dc-rosubstantialadmap</w:t>
        </w:r>
      </w:hyperlink>
      <w:r w:rsidDel="00000000" w:rsidR="00000000" w:rsidRPr="00000000">
        <w:rPr>
          <w:sz w:val="18"/>
          <w:szCs w:val="18"/>
          <w:rtl w:val="0"/>
        </w:rPr>
        <w:t xml:space="preserve">.</w:t>
      </w:r>
      <w:r w:rsidDel="00000000" w:rsidR="00000000" w:rsidRPr="00000000">
        <w:rPr>
          <w:rtl w:val="0"/>
        </w:rPr>
      </w:r>
    </w:p>
  </w:footnote>
  <w:footnote w:id="47">
    <w:p w:rsidR="00000000" w:rsidDel="00000000" w:rsidP="00000000" w:rsidRDefault="00000000" w:rsidRPr="00000000" w14:paraId="000001A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Infocomm Media Development Authority, </w:t>
      </w:r>
      <w:r w:rsidDel="00000000" w:rsidR="00000000" w:rsidRPr="00000000">
        <w:rPr>
          <w:i w:val="1"/>
          <w:iCs w:val="1"/>
          <w:sz w:val="18"/>
          <w:szCs w:val="18"/>
          <w:rtl w:val="0"/>
        </w:rPr>
        <w:t xml:space="preserve">Singapore IT Energy Efficiency Standard for Data Centres Launched</w:t>
      </w:r>
      <w:r w:rsidDel="00000000" w:rsidR="00000000" w:rsidRPr="00000000">
        <w:rPr>
          <w:sz w:val="18"/>
          <w:szCs w:val="18"/>
          <w:rtl w:val="0"/>
        </w:rPr>
        <w:t xml:space="preserve"> (Press Release, 13 August 2025)</w:t>
      </w:r>
      <w:hyperlink r:id="rId17">
        <w:r w:rsidDel="00000000" w:rsidR="00000000" w:rsidRPr="00000000">
          <w:rPr>
            <w:sz w:val="18"/>
            <w:szCs w:val="18"/>
            <w:rtl w:val="0"/>
          </w:rPr>
          <w:t xml:space="preserve"> </w:t>
        </w:r>
      </w:hyperlink>
      <w:hyperlink r:id="rId18">
        <w:r w:rsidDel="00000000" w:rsidR="00000000" w:rsidRPr="00000000">
          <w:rPr>
            <w:color w:val="1155cc"/>
            <w:sz w:val="18"/>
            <w:szCs w:val="18"/>
            <w:u w:val="single"/>
            <w:rtl w:val="0"/>
          </w:rPr>
          <w:t xml:space="preserve">https://www.imda.gov.sg/resources/press-releases-factsheets-and-speeches/press-releases/2025/sg-it-energy-efficiency-standard-for-data-centres-launched</w:t>
        </w:r>
      </w:hyperlink>
      <w:r w:rsidDel="00000000" w:rsidR="00000000" w:rsidRPr="00000000">
        <w:rPr>
          <w:sz w:val="18"/>
          <w:szCs w:val="18"/>
          <w:rtl w:val="0"/>
        </w:rPr>
        <w:t xml:space="preserve"> accessed 10 March 2026.</w:t>
      </w:r>
    </w:p>
    <w:p w:rsidR="00000000" w:rsidDel="00000000" w:rsidP="00000000" w:rsidRDefault="00000000" w:rsidRPr="00000000" w14:paraId="000001A2">
      <w:pPr>
        <w:spacing w:line="240" w:lineRule="auto"/>
        <w:rPr>
          <w:sz w:val="18"/>
          <w:szCs w:val="18"/>
        </w:rPr>
      </w:pPr>
      <w:r w:rsidDel="00000000" w:rsidR="00000000" w:rsidRPr="00000000">
        <w:rPr>
          <w:rtl w:val="0"/>
        </w:rPr>
      </w:r>
    </w:p>
  </w:footnote>
  <w:footnote w:id="48">
    <w:p w:rsidR="00000000" w:rsidDel="00000000" w:rsidP="00000000" w:rsidRDefault="00000000" w:rsidRPr="00000000" w14:paraId="000001A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Amit Roy Choudhury, ‘Singapore Introduces New Benchmark for Data Centre IT Equipment’ </w:t>
      </w:r>
      <w:r w:rsidDel="00000000" w:rsidR="00000000" w:rsidRPr="00000000">
        <w:rPr>
          <w:i w:val="1"/>
          <w:iCs w:val="1"/>
          <w:sz w:val="18"/>
          <w:szCs w:val="18"/>
          <w:rtl w:val="0"/>
        </w:rPr>
        <w:t xml:space="preserve">GovInsider</w:t>
      </w:r>
      <w:r w:rsidDel="00000000" w:rsidR="00000000" w:rsidRPr="00000000">
        <w:rPr>
          <w:sz w:val="18"/>
          <w:szCs w:val="18"/>
          <w:rtl w:val="0"/>
        </w:rPr>
        <w:t xml:space="preserve"> (online, 24 August 2025)</w:t>
      </w:r>
      <w:hyperlink r:id="rId19">
        <w:r w:rsidDel="00000000" w:rsidR="00000000" w:rsidRPr="00000000">
          <w:rPr>
            <w:sz w:val="18"/>
            <w:szCs w:val="18"/>
            <w:rtl w:val="0"/>
          </w:rPr>
          <w:t xml:space="preserve"> </w:t>
        </w:r>
      </w:hyperlink>
      <w:hyperlink r:id="rId20">
        <w:r w:rsidDel="00000000" w:rsidR="00000000" w:rsidRPr="00000000">
          <w:rPr>
            <w:color w:val="1155cc"/>
            <w:sz w:val="18"/>
            <w:szCs w:val="18"/>
            <w:u w:val="single"/>
            <w:rtl w:val="0"/>
          </w:rPr>
          <w:t xml:space="preserve">https://govinsider.asia/intl-en/article/singapore-introduces-new-benchmark-for-data-centre-it-equipment</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A4">
      <w:pPr>
        <w:spacing w:line="240" w:lineRule="auto"/>
        <w:rPr>
          <w:sz w:val="18"/>
          <w:szCs w:val="18"/>
        </w:rPr>
      </w:pPr>
      <w:r w:rsidDel="00000000" w:rsidR="00000000" w:rsidRPr="00000000">
        <w:rPr>
          <w:rtl w:val="0"/>
        </w:rPr>
      </w:r>
    </w:p>
  </w:footnote>
  <w:footnote w:id="49">
    <w:p w:rsidR="00000000" w:rsidDel="00000000" w:rsidP="00000000" w:rsidRDefault="00000000" w:rsidRPr="00000000" w14:paraId="000001A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Rory Miller, Fahad Al-Marri and Joshua E Rigg, ‘Data Centers in Ireland and Singapore: Entrepreneurial Strategies and Environmental Management in Small States’ (2025) 16 </w:t>
      </w:r>
      <w:r w:rsidDel="00000000" w:rsidR="00000000" w:rsidRPr="00000000">
        <w:rPr>
          <w:i w:val="1"/>
          <w:iCs w:val="1"/>
          <w:sz w:val="18"/>
          <w:szCs w:val="18"/>
          <w:rtl w:val="0"/>
        </w:rPr>
        <w:t xml:space="preserve">Global Policy</w:t>
      </w:r>
      <w:r w:rsidDel="00000000" w:rsidR="00000000" w:rsidRPr="00000000">
        <w:rPr>
          <w:sz w:val="18"/>
          <w:szCs w:val="18"/>
          <w:rtl w:val="0"/>
        </w:rPr>
        <w:t xml:space="preserve"> 1103.</w:t>
      </w:r>
    </w:p>
    <w:p w:rsidR="00000000" w:rsidDel="00000000" w:rsidP="00000000" w:rsidRDefault="00000000" w:rsidRPr="00000000" w14:paraId="000001A6">
      <w:pPr>
        <w:spacing w:line="240" w:lineRule="auto"/>
        <w:rPr>
          <w:sz w:val="18"/>
          <w:szCs w:val="18"/>
        </w:rPr>
      </w:pPr>
      <w:r w:rsidDel="00000000" w:rsidR="00000000" w:rsidRPr="00000000">
        <w:rPr>
          <w:rtl w:val="0"/>
        </w:rPr>
      </w:r>
    </w:p>
  </w:footnote>
  <w:footnote w:id="50">
    <w:p w:rsidR="00000000" w:rsidDel="00000000" w:rsidP="00000000" w:rsidRDefault="00000000" w:rsidRPr="00000000" w14:paraId="000001A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Infocomm Media Development Authority, ‘Launch of Pilot Data Centre – Call for Application to Support Sustainable Growth of DCs’ (Press Release, 20 July 2022)</w:t>
      </w:r>
      <w:hyperlink r:id="rId21">
        <w:r w:rsidDel="00000000" w:rsidR="00000000" w:rsidRPr="00000000">
          <w:rPr>
            <w:sz w:val="18"/>
            <w:szCs w:val="18"/>
            <w:rtl w:val="0"/>
          </w:rPr>
          <w:t xml:space="preserve"> </w:t>
        </w:r>
      </w:hyperlink>
      <w:hyperlink r:id="rId22">
        <w:r w:rsidDel="00000000" w:rsidR="00000000" w:rsidRPr="00000000">
          <w:rPr>
            <w:color w:val="1155cc"/>
            <w:sz w:val="18"/>
            <w:szCs w:val="18"/>
            <w:u w:val="single"/>
            <w:rtl w:val="0"/>
          </w:rPr>
          <w:t xml:space="preserve">https://www.imda.gov.sg/resources/press-releases-factsheets-and-speeches/press-releases/2022/launch-of-pilot-data-centre---call-for-application-to-support-sustainable-growth-of-dcs</w:t>
        </w:r>
      </w:hyperlink>
      <w:r w:rsidDel="00000000" w:rsidR="00000000" w:rsidRPr="00000000">
        <w:rPr>
          <w:sz w:val="18"/>
          <w:szCs w:val="18"/>
          <w:rtl w:val="0"/>
        </w:rPr>
        <w:t xml:space="preserve">.</w:t>
      </w:r>
      <w:r w:rsidDel="00000000" w:rsidR="00000000" w:rsidRPr="00000000">
        <w:rPr>
          <w:rtl w:val="0"/>
        </w:rPr>
      </w:r>
    </w:p>
  </w:footnote>
  <w:footnote w:id="51">
    <w:p w:rsidR="00000000" w:rsidDel="00000000" w:rsidP="00000000" w:rsidRDefault="00000000" w:rsidRPr="00000000" w14:paraId="000001A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Prime Minister’s Office (Singapore), ‘DPM Heng Swee Keat at the Asia Tech x Singapore 2024 Opening Ceremony’ (Speech, 29 May 2024)</w:t>
      </w:r>
      <w:hyperlink r:id="rId23">
        <w:r w:rsidDel="00000000" w:rsidR="00000000" w:rsidRPr="00000000">
          <w:rPr>
            <w:sz w:val="18"/>
            <w:szCs w:val="18"/>
            <w:rtl w:val="0"/>
          </w:rPr>
          <w:t xml:space="preserve"> </w:t>
        </w:r>
      </w:hyperlink>
      <w:hyperlink r:id="rId24">
        <w:r w:rsidDel="00000000" w:rsidR="00000000" w:rsidRPr="00000000">
          <w:rPr>
            <w:color w:val="1155cc"/>
            <w:sz w:val="18"/>
            <w:szCs w:val="18"/>
            <w:u w:val="single"/>
            <w:rtl w:val="0"/>
          </w:rPr>
          <w:t xml:space="preserve">https://www.pmo.gov.sg/newsroom/dpm-heng-swee-keat-at-the-asia-tech-x-singapore-2024-opening-ceremony/</w:t>
        </w:r>
      </w:hyperlink>
      <w:r w:rsidDel="00000000" w:rsidR="00000000" w:rsidRPr="00000000">
        <w:rPr>
          <w:sz w:val="18"/>
          <w:szCs w:val="18"/>
          <w:rtl w:val="0"/>
        </w:rPr>
        <w:t xml:space="preserve">.</w:t>
      </w:r>
    </w:p>
    <w:p w:rsidR="00000000" w:rsidDel="00000000" w:rsidP="00000000" w:rsidRDefault="00000000" w:rsidRPr="00000000" w14:paraId="000001A9">
      <w:pPr>
        <w:spacing w:line="240" w:lineRule="auto"/>
        <w:rPr>
          <w:sz w:val="18"/>
          <w:szCs w:val="18"/>
        </w:rPr>
      </w:pPr>
      <w:r w:rsidDel="00000000" w:rsidR="00000000" w:rsidRPr="00000000">
        <w:rPr>
          <w:rtl w:val="0"/>
        </w:rPr>
      </w:r>
    </w:p>
  </w:footnote>
  <w:footnote w:id="52">
    <w:p w:rsidR="00000000" w:rsidDel="00000000" w:rsidP="00000000" w:rsidRDefault="00000000" w:rsidRPr="00000000" w14:paraId="000001A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Mark Wong and Marianne Yeo, ‘Singapore’s Green Data Centre Roadmap – Representing a Necessary Intersection between Digital Infrastructure and Sustainability’ (Mayer Brown, 22 August 2024).</w:t>
      </w:r>
    </w:p>
    <w:p w:rsidR="00000000" w:rsidDel="00000000" w:rsidP="00000000" w:rsidRDefault="00000000" w:rsidRPr="00000000" w14:paraId="000001AB">
      <w:pPr>
        <w:spacing w:line="240" w:lineRule="auto"/>
        <w:rPr>
          <w:sz w:val="18"/>
          <w:szCs w:val="18"/>
        </w:rPr>
      </w:pPr>
      <w:r w:rsidDel="00000000" w:rsidR="00000000" w:rsidRPr="00000000">
        <w:rPr>
          <w:rtl w:val="0"/>
        </w:rPr>
      </w:r>
    </w:p>
  </w:footnote>
  <w:footnote w:id="53">
    <w:p w:rsidR="00000000" w:rsidDel="00000000" w:rsidP="00000000" w:rsidRDefault="00000000" w:rsidRPr="00000000" w14:paraId="000001A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Infocomm Media Development Authority and Singapore Economic Development Board, ‘Four Data Centre Proposals Selected as Part of Pilot Data Centre Call for Application (“DC-CFA”)’ (Press Release, 14 July 2023)</w:t>
      </w:r>
      <w:hyperlink r:id="rId25">
        <w:r w:rsidDel="00000000" w:rsidR="00000000" w:rsidRPr="00000000">
          <w:rPr>
            <w:sz w:val="18"/>
            <w:szCs w:val="18"/>
            <w:rtl w:val="0"/>
          </w:rPr>
          <w:t xml:space="preserve"> </w:t>
        </w:r>
      </w:hyperlink>
      <w:hyperlink r:id="rId26">
        <w:r w:rsidDel="00000000" w:rsidR="00000000" w:rsidRPr="00000000">
          <w:rPr>
            <w:color w:val="1155cc"/>
            <w:sz w:val="18"/>
            <w:szCs w:val="18"/>
            <w:u w:val="single"/>
            <w:rtl w:val="0"/>
          </w:rPr>
          <w:t xml:space="preserve">https://www.imda.gov.sg/resources/press-releases-factsheets-and-speeches/press-releases/2023/four-data-centre-proposals-selected-as-part-of-pilot-data-centre-call-for-application</w:t>
        </w:r>
      </w:hyperlink>
      <w:r w:rsidDel="00000000" w:rsidR="00000000" w:rsidRPr="00000000">
        <w:rPr>
          <w:sz w:val="18"/>
          <w:szCs w:val="18"/>
          <w:rtl w:val="0"/>
        </w:rPr>
        <w:t xml:space="preserve">.</w:t>
      </w:r>
    </w:p>
    <w:p w:rsidR="00000000" w:rsidDel="00000000" w:rsidP="00000000" w:rsidRDefault="00000000" w:rsidRPr="00000000" w14:paraId="000001AD">
      <w:pPr>
        <w:spacing w:line="240" w:lineRule="auto"/>
        <w:rPr>
          <w:sz w:val="18"/>
          <w:szCs w:val="18"/>
        </w:rPr>
      </w:pPr>
      <w:r w:rsidDel="00000000" w:rsidR="00000000" w:rsidRPr="00000000">
        <w:rPr>
          <w:rtl w:val="0"/>
        </w:rPr>
      </w:r>
    </w:p>
  </w:footnote>
  <w:footnote w:id="54">
    <w:p w:rsidR="00000000" w:rsidDel="00000000" w:rsidP="00000000" w:rsidRDefault="00000000" w:rsidRPr="00000000" w14:paraId="000001A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Infocomm Media Development Authority and Singapore Economic Development Board, ‘Launch of Second Data Centre – Call for Application’ (Fact Sheet, 1 December 2025)</w:t>
      </w:r>
      <w:hyperlink r:id="rId27">
        <w:r w:rsidDel="00000000" w:rsidR="00000000" w:rsidRPr="00000000">
          <w:rPr>
            <w:sz w:val="18"/>
            <w:szCs w:val="18"/>
            <w:rtl w:val="0"/>
          </w:rPr>
          <w:t xml:space="preserve"> </w:t>
        </w:r>
      </w:hyperlink>
      <w:r w:rsidDel="00000000" w:rsidR="00000000" w:rsidRPr="00000000">
        <w:rPr>
          <w:rtl w:val="0"/>
        </w:rPr>
        <w:t xml:space="preserve">&lt;</w:t>
      </w:r>
      <w:hyperlink r:id="rId28">
        <w:r w:rsidDel="00000000" w:rsidR="00000000" w:rsidRPr="00000000">
          <w:rPr>
            <w:color w:val="1155cc"/>
            <w:sz w:val="18"/>
            <w:szCs w:val="18"/>
            <w:u w:val="single"/>
            <w:rtl w:val="0"/>
          </w:rPr>
          <w:t xml:space="preserve">https://www.imda.gov.sg/resources/press-releases-factsheets-and-speeches/factsheets/2025/launch-of-second-data-centre</w:t>
        </w:r>
      </w:hyperlink>
      <w:r w:rsidDel="00000000" w:rsidR="00000000" w:rsidRPr="00000000">
        <w:rPr>
          <w:sz w:val="18"/>
          <w:szCs w:val="18"/>
          <w:rtl w:val="0"/>
        </w:rPr>
        <w:t xml:space="preserve">&gt;.</w:t>
      </w:r>
    </w:p>
    <w:p w:rsidR="00000000" w:rsidDel="00000000" w:rsidP="00000000" w:rsidRDefault="00000000" w:rsidRPr="00000000" w14:paraId="000001AF">
      <w:pPr>
        <w:spacing w:line="240" w:lineRule="auto"/>
        <w:rPr>
          <w:sz w:val="18"/>
          <w:szCs w:val="18"/>
        </w:rPr>
      </w:pPr>
      <w:r w:rsidDel="00000000" w:rsidR="00000000" w:rsidRPr="00000000">
        <w:rPr>
          <w:rtl w:val="0"/>
        </w:rPr>
      </w:r>
    </w:p>
  </w:footnote>
  <w:footnote w:id="55">
    <w:p w:rsidR="00000000" w:rsidDel="00000000" w:rsidP="00000000" w:rsidRDefault="00000000" w:rsidRPr="00000000" w14:paraId="000001B0">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Australian Bureau of Statistics, </w:t>
      </w:r>
      <w:r w:rsidDel="00000000" w:rsidR="00000000" w:rsidRPr="00000000">
        <w:rPr>
          <w:rFonts w:ascii="Aptos" w:cs="Aptos" w:eastAsia="Aptos" w:hAnsi="Aptos"/>
          <w:i w:val="1"/>
          <w:iCs w:val="1"/>
          <w:sz w:val="18"/>
          <w:szCs w:val="18"/>
          <w:rtl w:val="0"/>
        </w:rPr>
        <w:t xml:space="preserve">National, state and territory population</w:t>
      </w:r>
      <w:r w:rsidDel="00000000" w:rsidR="00000000" w:rsidRPr="00000000">
        <w:rPr>
          <w:rFonts w:ascii="Aptos" w:cs="Aptos" w:eastAsia="Aptos" w:hAnsi="Aptos"/>
          <w:sz w:val="18"/>
          <w:szCs w:val="18"/>
          <w:rtl w:val="0"/>
        </w:rPr>
        <w:t xml:space="preserve"> (Website, June 2025) </w:t>
      </w:r>
      <w:hyperlink r:id="rId29">
        <w:r w:rsidDel="00000000" w:rsidR="00000000" w:rsidRPr="00000000">
          <w:rPr>
            <w:rFonts w:ascii="Aptos" w:cs="Aptos" w:eastAsia="Aptos" w:hAnsi="Aptos"/>
            <w:color w:val="467886"/>
            <w:sz w:val="18"/>
            <w:szCs w:val="18"/>
            <w:u w:val="single"/>
            <w:rtl w:val="0"/>
          </w:rPr>
          <w:t xml:space="preserve">https://www.abs.gov.au/statistics/people/population/national-state-and-territory-population/latest-release</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B1">
      <w:pPr>
        <w:spacing w:line="240" w:lineRule="auto"/>
        <w:rPr>
          <w:rFonts w:ascii="Aptos" w:cs="Aptos" w:eastAsia="Aptos" w:hAnsi="Aptos"/>
          <w:sz w:val="18"/>
          <w:szCs w:val="18"/>
        </w:rPr>
      </w:pPr>
      <w:r w:rsidDel="00000000" w:rsidR="00000000" w:rsidRPr="00000000">
        <w:rPr>
          <w:rtl w:val="0"/>
        </w:rPr>
      </w:r>
    </w:p>
  </w:footnote>
  <w:footnote w:id="56">
    <w:p w:rsidR="00000000" w:rsidDel="00000000" w:rsidP="00000000" w:rsidRDefault="00000000" w:rsidRPr="00000000" w14:paraId="000001B2">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Invest Victoria, </w:t>
      </w:r>
      <w:r w:rsidDel="00000000" w:rsidR="00000000" w:rsidRPr="00000000">
        <w:rPr>
          <w:rFonts w:ascii="Aptos" w:cs="Aptos" w:eastAsia="Aptos" w:hAnsi="Aptos"/>
          <w:i w:val="1"/>
          <w:iCs w:val="1"/>
          <w:sz w:val="18"/>
          <w:szCs w:val="18"/>
          <w:rtl w:val="0"/>
        </w:rPr>
        <w:t xml:space="preserve">Data Centres</w:t>
      </w:r>
      <w:r w:rsidDel="00000000" w:rsidR="00000000" w:rsidRPr="00000000">
        <w:rPr>
          <w:rFonts w:ascii="Aptos" w:cs="Aptos" w:eastAsia="Aptos" w:hAnsi="Aptos"/>
          <w:sz w:val="18"/>
          <w:szCs w:val="18"/>
          <w:rtl w:val="0"/>
        </w:rPr>
        <w:t xml:space="preserve"> (Website) </w:t>
      </w:r>
      <w:hyperlink r:id="rId30">
        <w:r w:rsidDel="00000000" w:rsidR="00000000" w:rsidRPr="00000000">
          <w:rPr>
            <w:rFonts w:ascii="Aptos" w:cs="Aptos" w:eastAsia="Aptos" w:hAnsi="Aptos"/>
            <w:color w:val="467886"/>
            <w:sz w:val="18"/>
            <w:szCs w:val="18"/>
            <w:u w:val="single"/>
            <w:rtl w:val="0"/>
          </w:rPr>
          <w:t xml:space="preserve">https://www.invest.vic.gov.au/explore-your-sector/digital-technology/data-centres</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B3">
      <w:pPr>
        <w:spacing w:line="240" w:lineRule="auto"/>
        <w:rPr>
          <w:rFonts w:ascii="Aptos" w:cs="Aptos" w:eastAsia="Aptos" w:hAnsi="Aptos"/>
          <w:sz w:val="18"/>
          <w:szCs w:val="18"/>
        </w:rPr>
      </w:pPr>
      <w:r w:rsidDel="00000000" w:rsidR="00000000" w:rsidRPr="00000000">
        <w:rPr>
          <w:rtl w:val="0"/>
        </w:rPr>
      </w:r>
    </w:p>
  </w:footnote>
  <w:footnote w:id="57">
    <w:p w:rsidR="00000000" w:rsidDel="00000000" w:rsidP="00000000" w:rsidRDefault="00000000" w:rsidRPr="00000000" w14:paraId="000001B4">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Department of Jobs, Skills, Industry and Regions, </w:t>
      </w:r>
      <w:r w:rsidDel="00000000" w:rsidR="00000000" w:rsidRPr="00000000">
        <w:rPr>
          <w:rFonts w:ascii="Aptos" w:cs="Aptos" w:eastAsia="Aptos" w:hAnsi="Aptos"/>
          <w:i w:val="1"/>
          <w:iCs w:val="1"/>
          <w:sz w:val="18"/>
          <w:szCs w:val="18"/>
          <w:rtl w:val="0"/>
        </w:rPr>
        <w:t xml:space="preserve">Sustainable Data Centre Action Plan</w:t>
      </w:r>
      <w:r w:rsidDel="00000000" w:rsidR="00000000" w:rsidRPr="00000000">
        <w:rPr>
          <w:rFonts w:ascii="Aptos" w:cs="Aptos" w:eastAsia="Aptos" w:hAnsi="Aptos"/>
          <w:sz w:val="18"/>
          <w:szCs w:val="18"/>
          <w:rtl w:val="0"/>
        </w:rPr>
        <w:t xml:space="preserve"> (Policy, January 2026) </w:t>
      </w:r>
      <w:hyperlink r:id="rId31">
        <w:r w:rsidDel="00000000" w:rsidR="00000000" w:rsidRPr="00000000">
          <w:rPr>
            <w:rFonts w:ascii="Aptos" w:cs="Aptos" w:eastAsia="Aptos" w:hAnsi="Aptos"/>
            <w:color w:val="467886"/>
            <w:sz w:val="18"/>
            <w:szCs w:val="18"/>
            <w:u w:val="single"/>
            <w:rtl w:val="0"/>
          </w:rPr>
          <w:t xml:space="preserve">https://djsir.vic.gov.au/priorities-and-initiatives/ai-mission-statement/sustainable-data-centre-action-plan</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B5">
      <w:pPr>
        <w:spacing w:line="240" w:lineRule="auto"/>
        <w:rPr>
          <w:rFonts w:ascii="Aptos" w:cs="Aptos" w:eastAsia="Aptos" w:hAnsi="Aptos"/>
          <w:sz w:val="18"/>
          <w:szCs w:val="18"/>
        </w:rPr>
      </w:pPr>
      <w:r w:rsidDel="00000000" w:rsidR="00000000" w:rsidRPr="00000000">
        <w:rPr>
          <w:rtl w:val="0"/>
        </w:rPr>
      </w:r>
    </w:p>
  </w:footnote>
  <w:footnote w:id="58">
    <w:p w:rsidR="00000000" w:rsidDel="00000000" w:rsidP="00000000" w:rsidRDefault="00000000" w:rsidRPr="00000000" w14:paraId="000001B6">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w:t>
      </w:r>
      <w:r w:rsidDel="00000000" w:rsidR="00000000" w:rsidRPr="00000000">
        <w:rPr>
          <w:rFonts w:ascii="Aptos" w:cs="Aptos" w:eastAsia="Aptos" w:hAnsi="Aptos"/>
          <w:i w:val="1"/>
          <w:iCs w:val="1"/>
          <w:sz w:val="18"/>
          <w:szCs w:val="18"/>
          <w:rtl w:val="0"/>
        </w:rPr>
        <w:t xml:space="preserve">The Victorian Government's AI Mission Statement</w:t>
      </w:r>
      <w:r w:rsidDel="00000000" w:rsidR="00000000" w:rsidRPr="00000000">
        <w:rPr>
          <w:rFonts w:ascii="Aptos" w:cs="Aptos" w:eastAsia="Aptos" w:hAnsi="Aptos"/>
          <w:sz w:val="18"/>
          <w:szCs w:val="18"/>
          <w:rtl w:val="0"/>
        </w:rPr>
        <w:t xml:space="preserve"> (Policy, January 2026) </w:t>
      </w:r>
      <w:hyperlink r:id="rId32">
        <w:r w:rsidDel="00000000" w:rsidR="00000000" w:rsidRPr="00000000">
          <w:rPr>
            <w:rFonts w:ascii="Aptos" w:cs="Aptos" w:eastAsia="Aptos" w:hAnsi="Aptos"/>
            <w:color w:val="467886"/>
            <w:sz w:val="18"/>
            <w:szCs w:val="18"/>
            <w:u w:val="single"/>
            <w:rtl w:val="0"/>
          </w:rPr>
          <w:t xml:space="preserve">https://djsir.vic.gov.au/__data/assets/pdf_file/0004/245,4124/The-Victorian-Governments-AI-Mission-Statement.pdf</w:t>
        </w:r>
      </w:hyperlink>
      <w:r w:rsidDel="00000000" w:rsidR="00000000" w:rsidRPr="00000000">
        <w:rPr>
          <w:rFonts w:ascii="Aptos" w:cs="Aptos" w:eastAsia="Aptos" w:hAnsi="Aptos"/>
          <w:sz w:val="18"/>
          <w:szCs w:val="18"/>
          <w:rtl w:val="0"/>
        </w:rPr>
        <w:t xml:space="preserve"> </w:t>
      </w:r>
    </w:p>
  </w:footnote>
  <w:footnote w:id="59">
    <w:p w:rsidR="00000000" w:rsidDel="00000000" w:rsidP="00000000" w:rsidRDefault="00000000" w:rsidRPr="00000000" w14:paraId="000001B7">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NEXTDC, </w:t>
      </w:r>
      <w:r w:rsidDel="00000000" w:rsidR="00000000" w:rsidRPr="00000000">
        <w:rPr>
          <w:rFonts w:ascii="Aptos" w:cs="Aptos" w:eastAsia="Aptos" w:hAnsi="Aptos"/>
          <w:i w:val="1"/>
          <w:iCs w:val="1"/>
          <w:sz w:val="18"/>
          <w:szCs w:val="18"/>
          <w:rtl w:val="0"/>
        </w:rPr>
        <w:t xml:space="preserve">NEXTDC Announces $2 Billion AI Factory and Technology Campus at Fishermans Bend</w:t>
      </w:r>
      <w:r w:rsidDel="00000000" w:rsidR="00000000" w:rsidRPr="00000000">
        <w:rPr>
          <w:rFonts w:ascii="Aptos" w:cs="Aptos" w:eastAsia="Aptos" w:hAnsi="Aptos"/>
          <w:sz w:val="18"/>
          <w:szCs w:val="18"/>
          <w:rtl w:val="0"/>
        </w:rPr>
        <w:t xml:space="preserve"> (Press Release, 12 June 2025) </w:t>
      </w:r>
      <w:hyperlink r:id="rId33">
        <w:r w:rsidDel="00000000" w:rsidR="00000000" w:rsidRPr="00000000">
          <w:rPr>
            <w:rFonts w:ascii="Aptos" w:cs="Aptos" w:eastAsia="Aptos" w:hAnsi="Aptos"/>
            <w:color w:val="467886"/>
            <w:sz w:val="18"/>
            <w:szCs w:val="18"/>
            <w:u w:val="single"/>
            <w:rtl w:val="0"/>
          </w:rPr>
          <w:t xml:space="preserve">https://www.nextdc.com/news/nextdc-announces-2-billion-ai-factory-and-technology-campus-at-fishermans-bend</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B8">
      <w:pPr>
        <w:spacing w:line="240" w:lineRule="auto"/>
        <w:rPr>
          <w:rFonts w:ascii="Aptos" w:cs="Aptos" w:eastAsia="Aptos" w:hAnsi="Aptos"/>
          <w:sz w:val="18"/>
          <w:szCs w:val="18"/>
        </w:rPr>
      </w:pPr>
      <w:r w:rsidDel="00000000" w:rsidR="00000000" w:rsidRPr="00000000">
        <w:rPr>
          <w:rtl w:val="0"/>
        </w:rPr>
      </w:r>
    </w:p>
  </w:footnote>
  <w:footnote w:id="60">
    <w:p w:rsidR="00000000" w:rsidDel="00000000" w:rsidP="00000000" w:rsidRDefault="00000000" w:rsidRPr="00000000" w14:paraId="000001B9">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Department of Jobs, Skills, Industry and Regions, </w:t>
      </w:r>
      <w:r w:rsidDel="00000000" w:rsidR="00000000" w:rsidRPr="00000000">
        <w:rPr>
          <w:rFonts w:ascii="Aptos" w:cs="Aptos" w:eastAsia="Aptos" w:hAnsi="Aptos"/>
          <w:i w:val="1"/>
          <w:iCs w:val="1"/>
          <w:sz w:val="18"/>
          <w:szCs w:val="18"/>
          <w:rtl w:val="0"/>
        </w:rPr>
        <w:t xml:space="preserve">Sustainable Data Centre Action Plan</w:t>
      </w:r>
      <w:r w:rsidDel="00000000" w:rsidR="00000000" w:rsidRPr="00000000">
        <w:rPr>
          <w:rFonts w:ascii="Aptos" w:cs="Aptos" w:eastAsia="Aptos" w:hAnsi="Aptos"/>
          <w:sz w:val="18"/>
          <w:szCs w:val="18"/>
          <w:rtl w:val="0"/>
        </w:rPr>
        <w:t xml:space="preserve"> (Policy, January 2026) </w:t>
      </w:r>
      <w:hyperlink r:id="rId34">
        <w:r w:rsidDel="00000000" w:rsidR="00000000" w:rsidRPr="00000000">
          <w:rPr>
            <w:rFonts w:ascii="Aptos" w:cs="Aptos" w:eastAsia="Aptos" w:hAnsi="Aptos"/>
            <w:color w:val="467886"/>
            <w:sz w:val="18"/>
            <w:szCs w:val="18"/>
            <w:u w:val="single"/>
            <w:rtl w:val="0"/>
          </w:rPr>
          <w:t xml:space="preserve">https://djsir.vic.gov.au/priorities-and-initiatives/ai-mission-statement/sustainable-data-centre-action-plan</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BA">
      <w:pPr>
        <w:spacing w:line="240" w:lineRule="auto"/>
        <w:rPr>
          <w:rFonts w:ascii="Aptos" w:cs="Aptos" w:eastAsia="Aptos" w:hAnsi="Aptos"/>
          <w:sz w:val="18"/>
          <w:szCs w:val="18"/>
        </w:rPr>
      </w:pPr>
      <w:r w:rsidDel="00000000" w:rsidR="00000000" w:rsidRPr="00000000">
        <w:rPr>
          <w:rtl w:val="0"/>
        </w:rPr>
      </w:r>
    </w:p>
  </w:footnote>
  <w:footnote w:id="61">
    <w:p w:rsidR="00000000" w:rsidDel="00000000" w:rsidP="00000000" w:rsidRDefault="00000000" w:rsidRPr="00000000" w14:paraId="000001BB">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w:t>
      </w:r>
      <w:r w:rsidDel="00000000" w:rsidR="00000000" w:rsidRPr="00000000">
        <w:rPr>
          <w:rFonts w:ascii="Aptos" w:cs="Aptos" w:eastAsia="Aptos" w:hAnsi="Aptos"/>
          <w:i w:val="1"/>
          <w:iCs w:val="1"/>
          <w:sz w:val="18"/>
          <w:szCs w:val="18"/>
          <w:rtl w:val="0"/>
        </w:rPr>
        <w:t xml:space="preserve">The Victorian Government's AI Mission Statement</w:t>
      </w:r>
      <w:r w:rsidDel="00000000" w:rsidR="00000000" w:rsidRPr="00000000">
        <w:rPr>
          <w:rFonts w:ascii="Aptos" w:cs="Aptos" w:eastAsia="Aptos" w:hAnsi="Aptos"/>
          <w:sz w:val="18"/>
          <w:szCs w:val="18"/>
          <w:rtl w:val="0"/>
        </w:rPr>
        <w:t xml:space="preserve"> (Policy, January 2026) </w:t>
      </w:r>
      <w:hyperlink r:id="rId35">
        <w:r w:rsidDel="00000000" w:rsidR="00000000" w:rsidRPr="00000000">
          <w:rPr>
            <w:rFonts w:ascii="Aptos" w:cs="Aptos" w:eastAsia="Aptos" w:hAnsi="Aptos"/>
            <w:color w:val="467886"/>
            <w:sz w:val="18"/>
            <w:szCs w:val="18"/>
            <w:u w:val="single"/>
            <w:rtl w:val="0"/>
          </w:rPr>
          <w:t xml:space="preserve">https://djsir.vic.gov.au/__data/assets/pdf_file/0004/245,4124/The-Victorian-Governments-AI-Mission-Statement.pdf</w:t>
        </w:r>
      </w:hyperlink>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1BC">
      <w:pPr>
        <w:spacing w:line="240" w:lineRule="auto"/>
        <w:rPr>
          <w:rFonts w:ascii="Aptos" w:cs="Aptos" w:eastAsia="Aptos" w:hAnsi="Aptos"/>
          <w:sz w:val="18"/>
          <w:szCs w:val="18"/>
        </w:rPr>
      </w:pPr>
      <w:r w:rsidDel="00000000" w:rsidR="00000000" w:rsidRPr="00000000">
        <w:rPr>
          <w:rtl w:val="0"/>
        </w:rPr>
      </w:r>
    </w:p>
  </w:footnote>
  <w:footnote w:id="62">
    <w:p w:rsidR="00000000" w:rsidDel="00000000" w:rsidP="00000000" w:rsidRDefault="00000000" w:rsidRPr="00000000" w14:paraId="000001BD">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Department of Jobs, Skills, Industry and Regions, </w:t>
      </w:r>
      <w:r w:rsidDel="00000000" w:rsidR="00000000" w:rsidRPr="00000000">
        <w:rPr>
          <w:rFonts w:ascii="Aptos" w:cs="Aptos" w:eastAsia="Aptos" w:hAnsi="Aptos"/>
          <w:i w:val="1"/>
          <w:iCs w:val="1"/>
          <w:sz w:val="18"/>
          <w:szCs w:val="18"/>
          <w:rtl w:val="0"/>
        </w:rPr>
        <w:t xml:space="preserve">Sustainable Data Centre Action Plan</w:t>
      </w:r>
      <w:r w:rsidDel="00000000" w:rsidR="00000000" w:rsidRPr="00000000">
        <w:rPr>
          <w:rFonts w:ascii="Aptos" w:cs="Aptos" w:eastAsia="Aptos" w:hAnsi="Aptos"/>
          <w:sz w:val="18"/>
          <w:szCs w:val="18"/>
          <w:rtl w:val="0"/>
        </w:rPr>
        <w:t xml:space="preserve"> (Policy, January 2026) </w:t>
      </w:r>
      <w:hyperlink r:id="rId36">
        <w:r w:rsidDel="00000000" w:rsidR="00000000" w:rsidRPr="00000000">
          <w:rPr>
            <w:rFonts w:ascii="Aptos" w:cs="Aptos" w:eastAsia="Aptos" w:hAnsi="Aptos"/>
            <w:color w:val="467886"/>
            <w:sz w:val="18"/>
            <w:szCs w:val="18"/>
            <w:u w:val="single"/>
            <w:rtl w:val="0"/>
          </w:rPr>
          <w:t xml:space="preserve">https://djsir.vic.gov.au/priorities-and-initiatives/ai-mission-statement/sustainable-data-centre-action-plan</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BE">
      <w:pPr>
        <w:spacing w:line="240" w:lineRule="auto"/>
        <w:rPr>
          <w:rFonts w:ascii="Aptos" w:cs="Aptos" w:eastAsia="Aptos" w:hAnsi="Aptos"/>
          <w:sz w:val="18"/>
          <w:szCs w:val="18"/>
        </w:rPr>
      </w:pPr>
      <w:r w:rsidDel="00000000" w:rsidR="00000000" w:rsidRPr="00000000">
        <w:rPr>
          <w:rtl w:val="0"/>
        </w:rPr>
      </w:r>
    </w:p>
  </w:footnote>
  <w:footnote w:id="63">
    <w:p w:rsidR="00000000" w:rsidDel="00000000" w:rsidP="00000000" w:rsidRDefault="00000000" w:rsidRPr="00000000" w14:paraId="000001BF">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Department of Jobs, Skills, Industry and Regions, </w:t>
      </w:r>
      <w:r w:rsidDel="00000000" w:rsidR="00000000" w:rsidRPr="00000000">
        <w:rPr>
          <w:rFonts w:ascii="Aptos" w:cs="Aptos" w:eastAsia="Aptos" w:hAnsi="Aptos"/>
          <w:i w:val="1"/>
          <w:iCs w:val="1"/>
          <w:sz w:val="18"/>
          <w:szCs w:val="18"/>
          <w:rtl w:val="0"/>
        </w:rPr>
        <w:t xml:space="preserve">Sustainable Data Centre Action Plan</w:t>
      </w:r>
      <w:r w:rsidDel="00000000" w:rsidR="00000000" w:rsidRPr="00000000">
        <w:rPr>
          <w:rFonts w:ascii="Aptos" w:cs="Aptos" w:eastAsia="Aptos" w:hAnsi="Aptos"/>
          <w:sz w:val="18"/>
          <w:szCs w:val="18"/>
          <w:rtl w:val="0"/>
        </w:rPr>
        <w:t xml:space="preserve"> (Policy, January 2026) </w:t>
      </w:r>
      <w:hyperlink r:id="rId37">
        <w:r w:rsidDel="00000000" w:rsidR="00000000" w:rsidRPr="00000000">
          <w:rPr>
            <w:rFonts w:ascii="Aptos" w:cs="Aptos" w:eastAsia="Aptos" w:hAnsi="Aptos"/>
            <w:color w:val="467886"/>
            <w:sz w:val="18"/>
            <w:szCs w:val="18"/>
            <w:u w:val="single"/>
            <w:rtl w:val="0"/>
          </w:rPr>
          <w:t xml:space="preserve">https://djsir.vic.gov.au/priorities-and-initiatives/ai-mission-statement/sustainable-data-centre-action-plan</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C0">
      <w:pPr>
        <w:spacing w:line="240" w:lineRule="auto"/>
        <w:rPr>
          <w:rFonts w:ascii="Aptos" w:cs="Aptos" w:eastAsia="Aptos" w:hAnsi="Aptos"/>
          <w:sz w:val="18"/>
          <w:szCs w:val="18"/>
        </w:rPr>
      </w:pPr>
      <w:r w:rsidDel="00000000" w:rsidR="00000000" w:rsidRPr="00000000">
        <w:rPr>
          <w:rtl w:val="0"/>
        </w:rPr>
      </w:r>
    </w:p>
  </w:footnote>
  <w:footnote w:id="64">
    <w:p w:rsidR="00000000" w:rsidDel="00000000" w:rsidP="00000000" w:rsidRDefault="00000000" w:rsidRPr="00000000" w14:paraId="000001C1">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Invest Victoria, </w:t>
      </w:r>
      <w:r w:rsidDel="00000000" w:rsidR="00000000" w:rsidRPr="00000000">
        <w:rPr>
          <w:rFonts w:ascii="Aptos" w:cs="Aptos" w:eastAsia="Aptos" w:hAnsi="Aptos"/>
          <w:i w:val="1"/>
          <w:iCs w:val="1"/>
          <w:sz w:val="18"/>
          <w:szCs w:val="18"/>
          <w:rtl w:val="0"/>
        </w:rPr>
        <w:t xml:space="preserve">Data Centres</w:t>
      </w:r>
      <w:r w:rsidDel="00000000" w:rsidR="00000000" w:rsidRPr="00000000">
        <w:rPr>
          <w:rFonts w:ascii="Aptos" w:cs="Aptos" w:eastAsia="Aptos" w:hAnsi="Aptos"/>
          <w:sz w:val="18"/>
          <w:szCs w:val="18"/>
          <w:rtl w:val="0"/>
        </w:rPr>
        <w:t xml:space="preserve"> (Website) </w:t>
      </w:r>
      <w:hyperlink r:id="rId38">
        <w:r w:rsidDel="00000000" w:rsidR="00000000" w:rsidRPr="00000000">
          <w:rPr>
            <w:rFonts w:ascii="Aptos" w:cs="Aptos" w:eastAsia="Aptos" w:hAnsi="Aptos"/>
            <w:color w:val="467886"/>
            <w:sz w:val="18"/>
            <w:szCs w:val="18"/>
            <w:u w:val="single"/>
            <w:rtl w:val="0"/>
          </w:rPr>
          <w:t xml:space="preserve">https://www.invest.vic.gov.au/explore-your-sector/digital-technology/data-centres</w:t>
        </w:r>
      </w:hyperlink>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1C2">
      <w:pPr>
        <w:spacing w:line="240" w:lineRule="auto"/>
        <w:rPr>
          <w:rFonts w:ascii="Aptos" w:cs="Aptos" w:eastAsia="Aptos" w:hAnsi="Aptos"/>
          <w:sz w:val="18"/>
          <w:szCs w:val="18"/>
        </w:rPr>
      </w:pPr>
      <w:r w:rsidDel="00000000" w:rsidR="00000000" w:rsidRPr="00000000">
        <w:rPr>
          <w:rtl w:val="0"/>
        </w:rPr>
      </w:r>
    </w:p>
  </w:footnote>
  <w:footnote w:id="65">
    <w:p w:rsidR="00000000" w:rsidDel="00000000" w:rsidP="00000000" w:rsidRDefault="00000000" w:rsidRPr="00000000" w14:paraId="000001C3">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Invest Victoria, </w:t>
      </w:r>
      <w:r w:rsidDel="00000000" w:rsidR="00000000" w:rsidRPr="00000000">
        <w:rPr>
          <w:rFonts w:ascii="Aptos" w:cs="Aptos" w:eastAsia="Aptos" w:hAnsi="Aptos"/>
          <w:i w:val="1"/>
          <w:iCs w:val="1"/>
          <w:sz w:val="18"/>
          <w:szCs w:val="18"/>
          <w:rtl w:val="0"/>
        </w:rPr>
        <w:t xml:space="preserve">Data Centres </w:t>
      </w:r>
      <w:r w:rsidDel="00000000" w:rsidR="00000000" w:rsidRPr="00000000">
        <w:rPr>
          <w:rFonts w:ascii="Aptos" w:cs="Aptos" w:eastAsia="Aptos" w:hAnsi="Aptos"/>
          <w:sz w:val="18"/>
          <w:szCs w:val="18"/>
          <w:rtl w:val="0"/>
        </w:rPr>
        <w:t xml:space="preserve">(Website) </w:t>
      </w:r>
      <w:hyperlink r:id="rId39">
        <w:r w:rsidDel="00000000" w:rsidR="00000000" w:rsidRPr="00000000">
          <w:rPr>
            <w:rFonts w:ascii="Aptos" w:cs="Aptos" w:eastAsia="Aptos" w:hAnsi="Aptos"/>
            <w:color w:val="467886"/>
            <w:sz w:val="18"/>
            <w:szCs w:val="18"/>
            <w:u w:val="single"/>
            <w:rtl w:val="0"/>
          </w:rPr>
          <w:t xml:space="preserve">https://www.invest.vic.gov.au/explore-your-sector/digital-technology/data-centres</w:t>
        </w:r>
      </w:hyperlink>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1C4">
      <w:pPr>
        <w:spacing w:line="240" w:lineRule="auto"/>
        <w:rPr>
          <w:rFonts w:ascii="Aptos" w:cs="Aptos" w:eastAsia="Aptos" w:hAnsi="Aptos"/>
          <w:sz w:val="18"/>
          <w:szCs w:val="18"/>
        </w:rPr>
      </w:pPr>
      <w:r w:rsidDel="00000000" w:rsidR="00000000" w:rsidRPr="00000000">
        <w:rPr>
          <w:rtl w:val="0"/>
        </w:rPr>
      </w:r>
    </w:p>
  </w:footnote>
  <w:footnote w:id="66">
    <w:p w:rsidR="00000000" w:rsidDel="00000000" w:rsidP="00000000" w:rsidRDefault="00000000" w:rsidRPr="00000000" w14:paraId="000001C5">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Victoria State Government Department of Jobs, Skills, Industry and Regions, </w:t>
      </w:r>
      <w:r w:rsidDel="00000000" w:rsidR="00000000" w:rsidRPr="00000000">
        <w:rPr>
          <w:rFonts w:ascii="Aptos" w:cs="Aptos" w:eastAsia="Aptos" w:hAnsi="Aptos"/>
          <w:i w:val="1"/>
          <w:iCs w:val="1"/>
          <w:sz w:val="18"/>
          <w:szCs w:val="18"/>
          <w:rtl w:val="0"/>
        </w:rPr>
        <w:t xml:space="preserve">Sustainable Data Centre Action Plan</w:t>
      </w:r>
      <w:r w:rsidDel="00000000" w:rsidR="00000000" w:rsidRPr="00000000">
        <w:rPr>
          <w:rFonts w:ascii="Aptos" w:cs="Aptos" w:eastAsia="Aptos" w:hAnsi="Aptos"/>
          <w:sz w:val="18"/>
          <w:szCs w:val="18"/>
          <w:rtl w:val="0"/>
        </w:rPr>
        <w:t xml:space="preserve"> (Policy, January 2026) </w:t>
      </w:r>
      <w:hyperlink r:id="rId40">
        <w:r w:rsidDel="00000000" w:rsidR="00000000" w:rsidRPr="00000000">
          <w:rPr>
            <w:rFonts w:ascii="Aptos" w:cs="Aptos" w:eastAsia="Aptos" w:hAnsi="Aptos"/>
            <w:color w:val="467886"/>
            <w:sz w:val="18"/>
            <w:szCs w:val="18"/>
            <w:u w:val="single"/>
            <w:rtl w:val="0"/>
          </w:rPr>
          <w:t xml:space="preserve">https://djsir.vic.gov.au/priorities-and-initiatives/ai-mission-statement/sustainable-data-centre-action-plan</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C6">
      <w:pPr>
        <w:spacing w:line="240" w:lineRule="auto"/>
        <w:rPr>
          <w:rFonts w:ascii="Aptos" w:cs="Aptos" w:eastAsia="Aptos" w:hAnsi="Aptos"/>
          <w:sz w:val="18"/>
          <w:szCs w:val="18"/>
        </w:rPr>
      </w:pPr>
      <w:r w:rsidDel="00000000" w:rsidR="00000000" w:rsidRPr="00000000">
        <w:rPr>
          <w:rtl w:val="0"/>
        </w:rPr>
      </w:r>
    </w:p>
  </w:footnote>
  <w:footnote w:id="67">
    <w:p w:rsidR="00000000" w:rsidDel="00000000" w:rsidP="00000000" w:rsidRDefault="00000000" w:rsidRPr="00000000" w14:paraId="000001C7">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NEXTDC, </w:t>
      </w:r>
      <w:r w:rsidDel="00000000" w:rsidR="00000000" w:rsidRPr="00000000">
        <w:rPr>
          <w:rFonts w:ascii="Aptos" w:cs="Aptos" w:eastAsia="Aptos" w:hAnsi="Aptos"/>
          <w:i w:val="1"/>
          <w:iCs w:val="1"/>
          <w:sz w:val="18"/>
          <w:szCs w:val="18"/>
          <w:rtl w:val="0"/>
        </w:rPr>
        <w:t xml:space="preserve">NEXTDC Announces $2 Billion AI Factory and Technology Campus at Fishermans Bend</w:t>
      </w:r>
      <w:r w:rsidDel="00000000" w:rsidR="00000000" w:rsidRPr="00000000">
        <w:rPr>
          <w:rFonts w:ascii="Aptos" w:cs="Aptos" w:eastAsia="Aptos" w:hAnsi="Aptos"/>
          <w:sz w:val="18"/>
          <w:szCs w:val="18"/>
          <w:rtl w:val="0"/>
        </w:rPr>
        <w:t xml:space="preserve"> (Press Release, 12 June 2025)  </w:t>
      </w:r>
      <w:hyperlink r:id="rId41">
        <w:r w:rsidDel="00000000" w:rsidR="00000000" w:rsidRPr="00000000">
          <w:rPr>
            <w:rFonts w:ascii="Aptos" w:cs="Aptos" w:eastAsia="Aptos" w:hAnsi="Aptos"/>
            <w:color w:val="467886"/>
            <w:sz w:val="18"/>
            <w:szCs w:val="18"/>
            <w:u w:val="single"/>
            <w:rtl w:val="0"/>
          </w:rPr>
          <w:t xml:space="preserve">https://www.nextdc.com/news/nextdc-announces-2-billion-ai-factory-and-technology-campus-at-fishermans-bend</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C8">
      <w:pPr>
        <w:spacing w:line="240" w:lineRule="auto"/>
        <w:rPr>
          <w:rFonts w:ascii="Aptos" w:cs="Aptos" w:eastAsia="Aptos" w:hAnsi="Aptos"/>
          <w:sz w:val="18"/>
          <w:szCs w:val="18"/>
        </w:rPr>
      </w:pPr>
      <w:r w:rsidDel="00000000" w:rsidR="00000000" w:rsidRPr="00000000">
        <w:rPr>
          <w:rtl w:val="0"/>
        </w:rPr>
      </w:r>
    </w:p>
  </w:footnote>
  <w:footnote w:id="68">
    <w:p w:rsidR="00000000" w:rsidDel="00000000" w:rsidP="00000000" w:rsidRDefault="00000000" w:rsidRPr="00000000" w14:paraId="000001C9">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Australian Financial Review, </w:t>
      </w:r>
      <w:r w:rsidDel="00000000" w:rsidR="00000000" w:rsidRPr="00000000">
        <w:rPr>
          <w:rFonts w:ascii="Aptos" w:cs="Aptos" w:eastAsia="Aptos" w:hAnsi="Aptos"/>
          <w:i w:val="1"/>
          <w:iCs w:val="1"/>
          <w:sz w:val="18"/>
          <w:szCs w:val="18"/>
          <w:rtl w:val="0"/>
        </w:rPr>
        <w:t xml:space="preserve">Victoria outshines NSW in AI data centre gold rush</w:t>
      </w:r>
      <w:r w:rsidDel="00000000" w:rsidR="00000000" w:rsidRPr="00000000">
        <w:rPr>
          <w:rFonts w:ascii="Aptos" w:cs="Aptos" w:eastAsia="Aptos" w:hAnsi="Aptos"/>
          <w:sz w:val="18"/>
          <w:szCs w:val="18"/>
          <w:rtl w:val="0"/>
        </w:rPr>
        <w:t xml:space="preserve"> (Article, </w:t>
      </w:r>
      <w:r w:rsidDel="00000000" w:rsidR="00000000" w:rsidRPr="00000000">
        <w:rPr>
          <w:rFonts w:ascii="Aptos" w:cs="Aptos" w:eastAsia="Aptos" w:hAnsi="Aptos"/>
          <w:sz w:val="18"/>
          <w:szCs w:val="18"/>
          <w:rtl w:val="0"/>
        </w:rPr>
        <w:t xml:space="preserve">25 February 2026) </w:t>
      </w:r>
      <w:hyperlink r:id="rId42">
        <w:r w:rsidDel="00000000" w:rsidR="00000000" w:rsidRPr="00000000">
          <w:rPr>
            <w:rFonts w:ascii="Aptos" w:cs="Aptos" w:eastAsia="Aptos" w:hAnsi="Aptos"/>
            <w:color w:val="467886"/>
            <w:sz w:val="18"/>
            <w:szCs w:val="18"/>
            <w:u w:val="single"/>
            <w:rtl w:val="0"/>
          </w:rPr>
          <w:t xml:space="preserve">https://www.afr.com/technology/victoria-outshines-nsw-in-ai-data-centre-gold-rush-20260225-p5o5de</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CA">
      <w:pPr>
        <w:spacing w:line="240" w:lineRule="auto"/>
        <w:rPr>
          <w:rFonts w:ascii="Aptos" w:cs="Aptos" w:eastAsia="Aptos" w:hAnsi="Aptos"/>
          <w:sz w:val="18"/>
          <w:szCs w:val="18"/>
        </w:rPr>
      </w:pPr>
      <w:r w:rsidDel="00000000" w:rsidR="00000000" w:rsidRPr="00000000">
        <w:rPr>
          <w:rtl w:val="0"/>
        </w:rPr>
      </w:r>
    </w:p>
  </w:footnote>
  <w:footnote w:id="69">
    <w:p w:rsidR="00000000" w:rsidDel="00000000" w:rsidP="00000000" w:rsidRDefault="00000000" w:rsidRPr="00000000" w14:paraId="000001CB">
      <w:pPr>
        <w:spacing w:line="240" w:lineRule="auto"/>
        <w:rPr>
          <w:rFonts w:ascii="Aptos" w:cs="Aptos" w:eastAsia="Aptos" w:hAnsi="Aptos"/>
          <w:sz w:val="18"/>
          <w:szCs w:val="18"/>
        </w:rPr>
      </w:pPr>
      <w:r w:rsidDel="00000000" w:rsidR="00000000" w:rsidRPr="00000000">
        <w:rPr>
          <w:rStyle w:val="FootnoteReference"/>
          <w:vertAlign w:val="superscript"/>
        </w:rPr>
        <w:footnoteRef/>
      </w:r>
      <w:r w:rsidDel="00000000" w:rsidR="00000000" w:rsidRPr="00000000">
        <w:rPr>
          <w:rFonts w:ascii="Aptos" w:cs="Aptos" w:eastAsia="Aptos" w:hAnsi="Aptos"/>
          <w:sz w:val="18"/>
          <w:szCs w:val="18"/>
          <w:rtl w:val="0"/>
        </w:rPr>
        <w:t xml:space="preserve"> Australian Financial Review, </w:t>
      </w:r>
      <w:r w:rsidDel="00000000" w:rsidR="00000000" w:rsidRPr="00000000">
        <w:rPr>
          <w:rFonts w:ascii="Aptos" w:cs="Aptos" w:eastAsia="Aptos" w:hAnsi="Aptos"/>
          <w:i w:val="1"/>
          <w:iCs w:val="1"/>
          <w:sz w:val="18"/>
          <w:szCs w:val="18"/>
          <w:rtl w:val="0"/>
        </w:rPr>
        <w:t xml:space="preserve">Victoria outshines NSW in AI data centre gold rush</w:t>
      </w:r>
      <w:r w:rsidDel="00000000" w:rsidR="00000000" w:rsidRPr="00000000">
        <w:rPr>
          <w:rFonts w:ascii="Aptos" w:cs="Aptos" w:eastAsia="Aptos" w:hAnsi="Aptos"/>
          <w:sz w:val="18"/>
          <w:szCs w:val="18"/>
          <w:rtl w:val="0"/>
        </w:rPr>
        <w:t xml:space="preserve"> (Article, 25 February 2026) </w:t>
      </w:r>
      <w:hyperlink r:id="rId43">
        <w:r w:rsidDel="00000000" w:rsidR="00000000" w:rsidRPr="00000000">
          <w:rPr>
            <w:rFonts w:ascii="Aptos" w:cs="Aptos" w:eastAsia="Aptos" w:hAnsi="Aptos"/>
            <w:color w:val="467886"/>
            <w:sz w:val="18"/>
            <w:szCs w:val="18"/>
            <w:u w:val="single"/>
            <w:rtl w:val="0"/>
          </w:rPr>
          <w:t xml:space="preserve">https://www.afr.com/technology/victoria-outshines-nsw-in-ai-data-centre-gold-rush-20260225-p5o5de</w:t>
        </w:r>
      </w:hyperlink>
      <w:r w:rsidDel="00000000" w:rsidR="00000000" w:rsidRPr="00000000">
        <w:rPr>
          <w:rFonts w:ascii="Aptos" w:cs="Aptos" w:eastAsia="Aptos" w:hAnsi="Aptos"/>
          <w:sz w:val="18"/>
          <w:szCs w:val="18"/>
          <w:rtl w:val="0"/>
        </w:rPr>
        <w:t xml:space="preserve">. </w:t>
      </w:r>
    </w:p>
    <w:p w:rsidR="00000000" w:rsidDel="00000000" w:rsidP="00000000" w:rsidRDefault="00000000" w:rsidRPr="00000000" w14:paraId="000001CC">
      <w:pPr>
        <w:spacing w:line="240" w:lineRule="auto"/>
        <w:rPr>
          <w:rFonts w:ascii="Aptos" w:cs="Aptos" w:eastAsia="Aptos" w:hAnsi="Aptos"/>
          <w:sz w:val="18"/>
          <w:szCs w:val="18"/>
        </w:rPr>
      </w:pPr>
      <w:r w:rsidDel="00000000" w:rsidR="00000000" w:rsidRPr="00000000">
        <w:rPr>
          <w:rtl w:val="0"/>
        </w:rPr>
      </w:r>
    </w:p>
  </w:footnote>
  <w:footnote w:id="33">
    <w:p w:rsidR="00000000" w:rsidDel="00000000" w:rsidP="00000000" w:rsidRDefault="00000000" w:rsidRPr="00000000" w14:paraId="000001C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G Brown and C M Raymond, ‘Methods for identifying land use conflict potential using participatory mapping’ (2014) 122 Landscape and Urban Planning 196–208 </w:t>
      </w:r>
      <w:hyperlink r:id="rId44">
        <w:r w:rsidDel="00000000" w:rsidR="00000000" w:rsidRPr="00000000">
          <w:rPr>
            <w:color w:val="81a1c1"/>
            <w:sz w:val="20"/>
            <w:szCs w:val="20"/>
            <w:u w:val="single"/>
            <w:rtl w:val="0"/>
          </w:rPr>
          <w:t xml:space="preserve">https://doi.org/10.1016/j.landurbplan.2013.11.007</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CE">
      <w:pPr>
        <w:spacing w:line="240" w:lineRule="auto"/>
        <w:rPr>
          <w:sz w:val="18"/>
          <w:szCs w:val="18"/>
        </w:rPr>
      </w:pPr>
      <w:r w:rsidDel="00000000" w:rsidR="00000000" w:rsidRPr="00000000">
        <w:rPr>
          <w:rtl w:val="0"/>
        </w:rPr>
      </w:r>
    </w:p>
  </w:footnote>
  <w:footnote w:id="34">
    <w:p w:rsidR="00000000" w:rsidDel="00000000" w:rsidP="00000000" w:rsidRDefault="00000000" w:rsidRPr="00000000" w14:paraId="000001C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 Ngata, N Bashir, M Westerlaken, L Liote, Y Chandio and E Olivetti, ‘The Cloud Next Door: Investigating the Environmental and Socioeconomic Strain of Datacenters on Local Communities’ in Proceedings of the ACM SIGCAS/SIGCHI Conference on Computing and Sustainable Societies (ACM, 2025) 769–774 </w:t>
      </w:r>
      <w:hyperlink r:id="rId45">
        <w:r w:rsidDel="00000000" w:rsidR="00000000" w:rsidRPr="00000000">
          <w:rPr>
            <w:color w:val="81a1c1"/>
            <w:sz w:val="18"/>
            <w:szCs w:val="18"/>
            <w:u w:val="single"/>
            <w:rtl w:val="0"/>
          </w:rPr>
          <w:t xml:space="preserve">https://doi.org/10.1145/3715335.3736324</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0">
      <w:pPr>
        <w:spacing w:line="240" w:lineRule="auto"/>
        <w:rPr>
          <w:sz w:val="18"/>
          <w:szCs w:val="18"/>
        </w:rPr>
      </w:pPr>
      <w:r w:rsidDel="00000000" w:rsidR="00000000" w:rsidRPr="00000000">
        <w:rPr>
          <w:rtl w:val="0"/>
        </w:rPr>
      </w:r>
    </w:p>
  </w:footnote>
  <w:footnote w:id="35">
    <w:p w:rsidR="00000000" w:rsidDel="00000000" w:rsidP="00000000" w:rsidRDefault="00000000" w:rsidRPr="00000000" w14:paraId="000001D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 T Takci, M Qadrdan, J Summers and J Gustafsson, ‘Data centres as a source of flexibility for power systems’ (2025) 13 Energy Reports 3661–3671 </w:t>
      </w:r>
      <w:hyperlink r:id="rId46">
        <w:r w:rsidDel="00000000" w:rsidR="00000000" w:rsidRPr="00000000">
          <w:rPr>
            <w:color w:val="81a1c1"/>
            <w:sz w:val="18"/>
            <w:szCs w:val="18"/>
            <w:u w:val="single"/>
            <w:rtl w:val="0"/>
          </w:rPr>
          <w:t xml:space="preserve">https://doi.org/10.1016/j.egyr.2025.03.020</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2">
      <w:pPr>
        <w:spacing w:line="240" w:lineRule="auto"/>
        <w:rPr>
          <w:sz w:val="18"/>
          <w:szCs w:val="18"/>
        </w:rPr>
      </w:pPr>
      <w:r w:rsidDel="00000000" w:rsidR="00000000" w:rsidRPr="00000000">
        <w:rPr>
          <w:rtl w:val="0"/>
        </w:rPr>
      </w:r>
    </w:p>
  </w:footnote>
  <w:footnote w:id="36">
    <w:p w:rsidR="00000000" w:rsidDel="00000000" w:rsidP="00000000" w:rsidRDefault="00000000" w:rsidRPr="00000000" w14:paraId="000001D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 Chen and A P Wemhoff, ‘The sustainability benefits of economization in data centers containing chilled water systems’ (2023) 196 Resources, Conservation and Recycling 107053 </w:t>
      </w:r>
      <w:hyperlink r:id="rId47">
        <w:r w:rsidDel="00000000" w:rsidR="00000000" w:rsidRPr="00000000">
          <w:rPr>
            <w:color w:val="81a1c1"/>
            <w:sz w:val="18"/>
            <w:szCs w:val="18"/>
            <w:u w:val="single"/>
            <w:rtl w:val="0"/>
          </w:rPr>
          <w:t xml:space="preserve">https://doi.org/10.1016/j.resconrec.2023.107053</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4">
      <w:pPr>
        <w:spacing w:line="240" w:lineRule="auto"/>
        <w:rPr>
          <w:sz w:val="20"/>
          <w:szCs w:val="20"/>
        </w:rPr>
      </w:pPr>
      <w:r w:rsidDel="00000000" w:rsidR="00000000" w:rsidRPr="00000000">
        <w:rPr>
          <w:rtl w:val="0"/>
        </w:rPr>
      </w:r>
    </w:p>
  </w:footnote>
  <w:footnote w:id="37">
    <w:p w:rsidR="00000000" w:rsidDel="00000000" w:rsidP="00000000" w:rsidRDefault="00000000" w:rsidRPr="00000000" w14:paraId="000001D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 D Díaz-Marín and Z J Berquist, ‘Flipping the switch: Carbon-negative and water-positive data centers through waste heat utilization’ (2025) 18(18) Energy &amp; Environmental Science 8403–8413 </w:t>
      </w:r>
      <w:hyperlink r:id="rId48">
        <w:r w:rsidDel="00000000" w:rsidR="00000000" w:rsidRPr="00000000">
          <w:rPr>
            <w:color w:val="81a1c1"/>
            <w:sz w:val="18"/>
            <w:szCs w:val="18"/>
            <w:u w:val="single"/>
            <w:rtl w:val="0"/>
          </w:rPr>
          <w:t xml:space="preserve">https://doi.org/10.1039/D5EE02676H</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6">
      <w:pPr>
        <w:spacing w:line="240" w:lineRule="auto"/>
        <w:rPr>
          <w:sz w:val="20"/>
          <w:szCs w:val="20"/>
        </w:rPr>
      </w:pPr>
      <w:r w:rsidDel="00000000" w:rsidR="00000000" w:rsidRPr="00000000">
        <w:rPr>
          <w:rtl w:val="0"/>
        </w:rPr>
      </w:r>
    </w:p>
  </w:footnote>
  <w:footnote w:id="38">
    <w:p w:rsidR="00000000" w:rsidDel="00000000" w:rsidP="00000000" w:rsidRDefault="00000000" w:rsidRPr="00000000" w14:paraId="000001D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 Ngata, N Bashir, M Westerlaken, L Liote, Y Chandio and E Olivetti, ‘The Cloud Next Door: Investigating the Environmental and Socioeconomic Strain of Datacenters on Local Communities’ in Proceedings of the ACM SIGCAS/SIGCHI Conference on Computing and Sustainable Societies (ACM, 2025) 769–774 </w:t>
      </w:r>
      <w:hyperlink r:id="rId49">
        <w:r w:rsidDel="00000000" w:rsidR="00000000" w:rsidRPr="00000000">
          <w:rPr>
            <w:color w:val="81a1c1"/>
            <w:sz w:val="18"/>
            <w:szCs w:val="18"/>
            <w:u w:val="single"/>
            <w:rtl w:val="0"/>
          </w:rPr>
          <w:t xml:space="preserve">https://doi.org/10.1145/3715335.3736324</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8">
      <w:pPr>
        <w:spacing w:line="240" w:lineRule="auto"/>
        <w:rPr>
          <w:sz w:val="18"/>
          <w:szCs w:val="18"/>
        </w:rPr>
      </w:pPr>
      <w:r w:rsidDel="00000000" w:rsidR="00000000" w:rsidRPr="00000000">
        <w:rPr>
          <w:rtl w:val="0"/>
        </w:rPr>
      </w:r>
    </w:p>
  </w:footnote>
  <w:footnote w:id="39">
    <w:p w:rsidR="00000000" w:rsidDel="00000000" w:rsidP="00000000" w:rsidRDefault="00000000" w:rsidRPr="00000000" w14:paraId="000001D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V Mayer and J Velkova, ‘This site is a dead end? Employment uncertainties and labor in data centers’ (2023) 39(2) The Information Society 112–122 </w:t>
      </w:r>
      <w:hyperlink r:id="rId50">
        <w:r w:rsidDel="00000000" w:rsidR="00000000" w:rsidRPr="00000000">
          <w:rPr>
            <w:color w:val="81a1c1"/>
            <w:sz w:val="18"/>
            <w:szCs w:val="18"/>
            <w:u w:val="single"/>
            <w:rtl w:val="0"/>
          </w:rPr>
          <w:t xml:space="preserve">https://doi.org/10.1080/01972243.2023.2169974</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A">
      <w:pPr>
        <w:spacing w:line="240" w:lineRule="auto"/>
        <w:rPr>
          <w:sz w:val="20"/>
          <w:szCs w:val="20"/>
        </w:rPr>
      </w:pPr>
      <w:r w:rsidDel="00000000" w:rsidR="00000000" w:rsidRPr="00000000">
        <w:rPr>
          <w:rtl w:val="0"/>
        </w:rPr>
      </w:r>
    </w:p>
  </w:footnote>
  <w:footnote w:id="40">
    <w:p w:rsidR="00000000" w:rsidDel="00000000" w:rsidP="00000000" w:rsidRDefault="00000000" w:rsidRPr="00000000" w14:paraId="000001DB">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F Liberson, J Velkova and J Palm, ‘Data-center infrastructure and energy gentrification: Perspectives from Sweden’ (2021) 17(1) Sustainability: Science, Practice and Policy 152–161 </w:t>
      </w:r>
      <w:hyperlink r:id="rId51">
        <w:r w:rsidDel="00000000" w:rsidR="00000000" w:rsidRPr="00000000">
          <w:rPr>
            <w:color w:val="81a1c1"/>
            <w:sz w:val="18"/>
            <w:szCs w:val="18"/>
            <w:u w:val="single"/>
            <w:rtl w:val="0"/>
          </w:rPr>
          <w:t xml:space="preserve">https://doi.org/10.1080/15487733.2021.1901428</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C">
      <w:pPr>
        <w:spacing w:line="240" w:lineRule="auto"/>
        <w:rPr>
          <w:sz w:val="20"/>
          <w:szCs w:val="20"/>
        </w:rPr>
      </w:pPr>
      <w:r w:rsidDel="00000000" w:rsidR="00000000" w:rsidRPr="00000000">
        <w:rPr>
          <w:rtl w:val="0"/>
        </w:rPr>
      </w:r>
    </w:p>
  </w:footnote>
  <w:footnote w:id="41">
    <w:p w:rsidR="00000000" w:rsidDel="00000000" w:rsidP="00000000" w:rsidRDefault="00000000" w:rsidRPr="00000000" w14:paraId="000001D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 Kim and S Kang, ‘Data Centers and Energy Transition: A Socio-Technical Analysis of Public Perception’ (2025) (SSRN Scholarly Paper No 5356385) Social Science Research Network </w:t>
      </w:r>
      <w:hyperlink r:id="rId52">
        <w:r w:rsidDel="00000000" w:rsidR="00000000" w:rsidRPr="00000000">
          <w:rPr>
            <w:color w:val="81a1c1"/>
            <w:sz w:val="18"/>
            <w:szCs w:val="18"/>
            <w:u w:val="single"/>
            <w:rtl w:val="0"/>
          </w:rPr>
          <w:t xml:space="preserve">https://doi.org/10.2139/ssrn.5356385</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DE">
      <w:pPr>
        <w:spacing w:line="240" w:lineRule="auto"/>
        <w:rPr>
          <w:sz w:val="18"/>
          <w:szCs w:val="18"/>
        </w:rPr>
      </w:pPr>
      <w:r w:rsidDel="00000000" w:rsidR="00000000" w:rsidRPr="00000000">
        <w:rPr>
          <w:rtl w:val="0"/>
        </w:rPr>
      </w:r>
    </w:p>
  </w:footnote>
  <w:footnote w:id="22">
    <w:p w:rsidR="00000000" w:rsidDel="00000000" w:rsidP="00000000" w:rsidRDefault="00000000" w:rsidRPr="00000000" w14:paraId="000001DF">
      <w:pPr>
        <w:spacing w:line="240" w:lineRule="auto"/>
        <w:rPr>
          <w:color w:val="1155cc"/>
          <w:sz w:val="18"/>
          <w:szCs w:val="18"/>
          <w:u w:val="single"/>
        </w:rPr>
      </w:pPr>
      <w:r w:rsidDel="00000000" w:rsidR="00000000" w:rsidRPr="00000000">
        <w:rPr>
          <w:rStyle w:val="FootnoteReference"/>
          <w:vertAlign w:val="superscript"/>
        </w:rPr>
        <w:footnoteRef/>
      </w:r>
      <w:r w:rsidDel="00000000" w:rsidR="00000000" w:rsidRPr="00000000">
        <w:rPr>
          <w:sz w:val="18"/>
          <w:szCs w:val="18"/>
          <w:rtl w:val="0"/>
        </w:rPr>
        <w:t xml:space="preserve"> M A B Siddik, A Shehabi and L Marston, ‘The environmental footprint of data centers in the United States’ (2021) 16(6) </w:t>
      </w:r>
      <w:r w:rsidDel="00000000" w:rsidR="00000000" w:rsidRPr="00000000">
        <w:rPr>
          <w:i w:val="1"/>
          <w:iCs w:val="1"/>
          <w:sz w:val="18"/>
          <w:szCs w:val="18"/>
          <w:rtl w:val="0"/>
        </w:rPr>
        <w:t xml:space="preserve">Environmental Research Letters</w:t>
      </w:r>
      <w:r w:rsidDel="00000000" w:rsidR="00000000" w:rsidRPr="00000000">
        <w:rPr>
          <w:sz w:val="18"/>
          <w:szCs w:val="18"/>
          <w:rtl w:val="0"/>
        </w:rPr>
        <w:t xml:space="preserve"> 064017 https://doi.org/10.1088/1748-9326/abfba1.</w:t>
      </w:r>
      <w:r w:rsidDel="00000000" w:rsidR="00000000" w:rsidRPr="00000000">
        <w:rPr>
          <w:rtl w:val="0"/>
        </w:rPr>
      </w:r>
    </w:p>
    <w:p w:rsidR="00000000" w:rsidDel="00000000" w:rsidP="00000000" w:rsidRDefault="00000000" w:rsidRPr="00000000" w14:paraId="000001E0">
      <w:pPr>
        <w:spacing w:line="240" w:lineRule="auto"/>
        <w:rPr>
          <w:sz w:val="20"/>
          <w:szCs w:val="20"/>
        </w:rPr>
      </w:pPr>
      <w:r w:rsidDel="00000000" w:rsidR="00000000" w:rsidRPr="00000000">
        <w:rPr>
          <w:rtl w:val="0"/>
        </w:rPr>
      </w:r>
    </w:p>
  </w:footnote>
  <w:footnote w:id="23">
    <w:p w:rsidR="00000000" w:rsidDel="00000000" w:rsidP="00000000" w:rsidRDefault="00000000" w:rsidRPr="00000000" w14:paraId="000001E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W Ngata, N Bashir, M Westerlaken, L Liote, Y Chandio and E Olivetti, ‘The Cloud Next Door: Investigating the Environmental and Socioeconomic Strain of Datacenters on Local Communities’ in Proceedings of the ACM SIGCAS/SIGCHI Conference on Computing and Sustainable Societies (ACM, 2025) 769–774 </w:t>
      </w:r>
      <w:hyperlink r:id="rId53">
        <w:r w:rsidDel="00000000" w:rsidR="00000000" w:rsidRPr="00000000">
          <w:rPr>
            <w:color w:val="81a1c1"/>
            <w:sz w:val="20"/>
            <w:szCs w:val="20"/>
            <w:u w:val="single"/>
            <w:rtl w:val="0"/>
          </w:rPr>
          <w:t xml:space="preserve">https://doi.org/10.1145/3715335.3736324</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2">
      <w:pPr>
        <w:spacing w:line="240" w:lineRule="auto"/>
        <w:rPr>
          <w:sz w:val="20"/>
          <w:szCs w:val="20"/>
        </w:rPr>
      </w:pPr>
      <w:r w:rsidDel="00000000" w:rsidR="00000000" w:rsidRPr="00000000">
        <w:rPr>
          <w:rtl w:val="0"/>
        </w:rPr>
      </w:r>
    </w:p>
  </w:footnote>
  <w:footnote w:id="24">
    <w:p w:rsidR="00000000" w:rsidDel="00000000" w:rsidP="00000000" w:rsidRDefault="00000000" w:rsidRPr="00000000" w14:paraId="000001E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R Jha, R Jha and M Islam, ‘Forecasting US data center CO2 emissions using AI models: Emissions reduction strategies and policy recommendations’ (2025) 5 Frontiers in Sustainability 1507030 </w:t>
      </w:r>
      <w:hyperlink r:id="rId54">
        <w:r w:rsidDel="00000000" w:rsidR="00000000" w:rsidRPr="00000000">
          <w:rPr>
            <w:color w:val="81a1c1"/>
            <w:sz w:val="20"/>
            <w:szCs w:val="20"/>
            <w:u w:val="single"/>
            <w:rtl w:val="0"/>
          </w:rPr>
          <w:t xml:space="preserve">https://doi.org/10.3389/frsus.2024.1507030</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4">
      <w:pPr>
        <w:spacing w:line="240" w:lineRule="auto"/>
        <w:rPr>
          <w:sz w:val="20"/>
          <w:szCs w:val="20"/>
        </w:rPr>
      </w:pPr>
      <w:r w:rsidDel="00000000" w:rsidR="00000000" w:rsidRPr="00000000">
        <w:rPr>
          <w:rtl w:val="0"/>
        </w:rPr>
      </w:r>
    </w:p>
  </w:footnote>
  <w:footnote w:id="25">
    <w:p w:rsidR="00000000" w:rsidDel="00000000" w:rsidP="00000000" w:rsidRDefault="00000000" w:rsidRPr="00000000" w14:paraId="000001E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N Lei, J Lu, Z Cheng, Z Cao, A Shehabi and E Masanet, ‘Geospatial assessment of water footprints for hyperscale data centers in the United States’ (2023) 2600(17) Journal of Physics: Conference Series 172003 </w:t>
      </w:r>
      <w:hyperlink r:id="rId55">
        <w:r w:rsidDel="00000000" w:rsidR="00000000" w:rsidRPr="00000000">
          <w:rPr>
            <w:color w:val="81a1c1"/>
            <w:sz w:val="20"/>
            <w:szCs w:val="20"/>
            <w:u w:val="single"/>
            <w:rtl w:val="0"/>
          </w:rPr>
          <w:t xml:space="preserve">https://doi.org/10.1088/1742-6596/2600/17/172003</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6">
      <w:pPr>
        <w:spacing w:line="240" w:lineRule="auto"/>
        <w:rPr>
          <w:sz w:val="20"/>
          <w:szCs w:val="20"/>
        </w:rPr>
      </w:pPr>
      <w:r w:rsidDel="00000000" w:rsidR="00000000" w:rsidRPr="00000000">
        <w:rPr>
          <w:rtl w:val="0"/>
        </w:rPr>
      </w:r>
    </w:p>
  </w:footnote>
  <w:footnote w:id="26">
    <w:p w:rsidR="00000000" w:rsidDel="00000000" w:rsidP="00000000" w:rsidRDefault="00000000" w:rsidRPr="00000000" w14:paraId="000001E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A de Vries-Gao, ‘The carbon and water footprints of data centers and what this could mean for artificial intelligence’ (2026) 7(1) Patterns 101430 </w:t>
      </w:r>
      <w:hyperlink r:id="rId56">
        <w:r w:rsidDel="00000000" w:rsidR="00000000" w:rsidRPr="00000000">
          <w:rPr>
            <w:color w:val="81a1c1"/>
            <w:sz w:val="20"/>
            <w:szCs w:val="20"/>
            <w:u w:val="single"/>
            <w:rtl w:val="0"/>
          </w:rPr>
          <w:t xml:space="preserve">https://doi.org/10.1016/j.patter.2025.101430</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8">
      <w:pPr>
        <w:spacing w:line="240" w:lineRule="auto"/>
        <w:rPr>
          <w:sz w:val="20"/>
          <w:szCs w:val="20"/>
        </w:rPr>
      </w:pPr>
      <w:r w:rsidDel="00000000" w:rsidR="00000000" w:rsidRPr="00000000">
        <w:rPr>
          <w:rtl w:val="0"/>
        </w:rPr>
      </w:r>
    </w:p>
  </w:footnote>
  <w:footnote w:id="27">
    <w:p w:rsidR="00000000" w:rsidDel="00000000" w:rsidP="00000000" w:rsidRDefault="00000000" w:rsidRPr="00000000" w14:paraId="000001E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K J D Chan, G Papyshev and M Yarime, ‘Balancing the tradeoff between regulation and innovation for artificial intelligence: An analysis of top-down command and control and bottom-up self-regulatory approaches’ (2024) 79 Technology in Society 102747 </w:t>
      </w:r>
      <w:hyperlink r:id="rId57">
        <w:r w:rsidDel="00000000" w:rsidR="00000000" w:rsidRPr="00000000">
          <w:rPr>
            <w:color w:val="81a1c1"/>
            <w:sz w:val="20"/>
            <w:szCs w:val="20"/>
            <w:u w:val="single"/>
            <w:rtl w:val="0"/>
          </w:rPr>
          <w:t xml:space="preserve">https://doi.org/10.1016/j.techsoc.2024.102747</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A">
      <w:pPr>
        <w:spacing w:line="240" w:lineRule="auto"/>
        <w:rPr>
          <w:sz w:val="20"/>
          <w:szCs w:val="20"/>
        </w:rPr>
      </w:pPr>
      <w:r w:rsidDel="00000000" w:rsidR="00000000" w:rsidRPr="00000000">
        <w:rPr>
          <w:rtl w:val="0"/>
        </w:rPr>
      </w:r>
    </w:p>
  </w:footnote>
  <w:footnote w:id="28">
    <w:p w:rsidR="00000000" w:rsidDel="00000000" w:rsidP="00000000" w:rsidRDefault="00000000" w:rsidRPr="00000000" w14:paraId="000001EB">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D Kim and S Kang, ‘Data Centers and Energy Transition: A Socio-Technical Analysis of Public Perception’ (2025) (SSRN Scholarly Paper No 5356385) Social Science Research Network </w:t>
      </w:r>
      <w:hyperlink r:id="rId58">
        <w:r w:rsidDel="00000000" w:rsidR="00000000" w:rsidRPr="00000000">
          <w:rPr>
            <w:color w:val="81a1c1"/>
            <w:sz w:val="20"/>
            <w:szCs w:val="20"/>
            <w:u w:val="single"/>
            <w:rtl w:val="0"/>
          </w:rPr>
          <w:t xml:space="preserve">https://doi.org/10.2139/ssrn.5356385</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C">
      <w:pPr>
        <w:spacing w:line="240" w:lineRule="auto"/>
        <w:rPr>
          <w:sz w:val="18"/>
          <w:szCs w:val="18"/>
        </w:rPr>
      </w:pPr>
      <w:r w:rsidDel="00000000" w:rsidR="00000000" w:rsidRPr="00000000">
        <w:rPr>
          <w:rtl w:val="0"/>
        </w:rPr>
      </w:r>
    </w:p>
  </w:footnote>
  <w:footnote w:id="30">
    <w:p w:rsidR="00000000" w:rsidDel="00000000" w:rsidP="00000000" w:rsidRDefault="00000000" w:rsidRPr="00000000" w14:paraId="000001E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I V Soares, M Yarime and M Klemun, ‘Balancing the trade-off between data center development and its environmental impacts: A comparative analysis of Data Center Policymaking in Singapore, Netherlands, Ireland, Germany, USA, and the UK’ (2024) 157 Environmental Science &amp; Policy 103769 </w:t>
      </w:r>
      <w:hyperlink r:id="rId59">
        <w:r w:rsidDel="00000000" w:rsidR="00000000" w:rsidRPr="00000000">
          <w:rPr>
            <w:color w:val="81a1c1"/>
            <w:sz w:val="20"/>
            <w:szCs w:val="20"/>
            <w:u w:val="single"/>
            <w:rtl w:val="0"/>
          </w:rPr>
          <w:t xml:space="preserve">https://doi.org/10.1016/j.envsci.2024.103769</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EE">
      <w:pPr>
        <w:spacing w:line="240" w:lineRule="auto"/>
        <w:rPr>
          <w:sz w:val="20"/>
          <w:szCs w:val="20"/>
        </w:rPr>
      </w:pPr>
      <w:r w:rsidDel="00000000" w:rsidR="00000000" w:rsidRPr="00000000">
        <w:rPr>
          <w:rtl w:val="0"/>
        </w:rPr>
      </w:r>
    </w:p>
  </w:footnote>
  <w:footnote w:id="31">
    <w:p w:rsidR="00000000" w:rsidDel="00000000" w:rsidP="00000000" w:rsidRDefault="00000000" w:rsidRPr="00000000" w14:paraId="000001E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A Shehabi, S J Smith, E Masanet and J Koomey, ‘Data center growth in the United States: Decoupling the demand for services from electricity use’ (2018) 13(12) Environmental Research Letters 124030 </w:t>
      </w:r>
      <w:hyperlink r:id="rId60">
        <w:r w:rsidDel="00000000" w:rsidR="00000000" w:rsidRPr="00000000">
          <w:rPr>
            <w:color w:val="81a1c1"/>
            <w:sz w:val="20"/>
            <w:szCs w:val="20"/>
            <w:u w:val="single"/>
            <w:rtl w:val="0"/>
          </w:rPr>
          <w:t xml:space="preserve">https://doi.org/10.1088/1748-9326/aaec9c</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F0">
      <w:pPr>
        <w:spacing w:line="240" w:lineRule="auto"/>
        <w:rPr>
          <w:sz w:val="18"/>
          <w:szCs w:val="18"/>
        </w:rPr>
      </w:pPr>
      <w:r w:rsidDel="00000000" w:rsidR="00000000" w:rsidRPr="00000000">
        <w:rPr>
          <w:rtl w:val="0"/>
        </w:rPr>
      </w:r>
    </w:p>
  </w:footnote>
  <w:footnote w:id="32">
    <w:p w:rsidR="00000000" w:rsidDel="00000000" w:rsidP="00000000" w:rsidRDefault="00000000" w:rsidRPr="00000000" w14:paraId="000001F1">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I V Soares, M Yarime and M Klemun, ‘Balancing the trade-off between data center development and its environmental impacts: A comparative analysis of Data Center Policymaking in Singapore, Netherlands, Ireland, Germany, USA, and the UK’ (2024) 157 Environmental Science &amp; Policy 103769 </w:t>
      </w:r>
      <w:hyperlink r:id="rId61">
        <w:r w:rsidDel="00000000" w:rsidR="00000000" w:rsidRPr="00000000">
          <w:rPr>
            <w:color w:val="81a1c1"/>
            <w:sz w:val="20"/>
            <w:szCs w:val="20"/>
            <w:u w:val="single"/>
            <w:rtl w:val="0"/>
          </w:rPr>
          <w:t xml:space="preserve">https://doi.org/10.1016/j.envsci.2024.103769</w:t>
        </w:r>
      </w:hyperlink>
      <w:r w:rsidDel="00000000" w:rsidR="00000000" w:rsidRPr="00000000">
        <w:rPr>
          <w:sz w:val="20"/>
          <w:szCs w:val="20"/>
          <w:rtl w:val="0"/>
        </w:rPr>
        <w:t xml:space="preserve">.</w:t>
      </w:r>
    </w:p>
    <w:p w:rsidR="00000000" w:rsidDel="00000000" w:rsidP="00000000" w:rsidRDefault="00000000" w:rsidRPr="00000000" w14:paraId="000001F2">
      <w:pPr>
        <w:spacing w:line="240" w:lineRule="auto"/>
        <w:rPr>
          <w:sz w:val="18"/>
          <w:szCs w:val="18"/>
        </w:rPr>
      </w:pPr>
      <w:r w:rsidDel="00000000" w:rsidR="00000000" w:rsidRPr="00000000">
        <w:rPr>
          <w:rtl w:val="0"/>
        </w:rPr>
      </w:r>
    </w:p>
    <w:p w:rsidR="00000000" w:rsidDel="00000000" w:rsidP="00000000" w:rsidRDefault="00000000" w:rsidRPr="00000000" w14:paraId="000001F3">
      <w:pPr>
        <w:spacing w:line="240" w:lineRule="auto"/>
        <w:rPr>
          <w:sz w:val="20"/>
          <w:szCs w:val="20"/>
        </w:rPr>
      </w:pPr>
      <w:r w:rsidDel="00000000" w:rsidR="00000000" w:rsidRPr="00000000">
        <w:rPr>
          <w:rtl w:val="0"/>
        </w:rPr>
      </w:r>
    </w:p>
  </w:footnote>
  <w:footnote w:id="29">
    <w:p w:rsidR="00000000" w:rsidDel="00000000" w:rsidP="00000000" w:rsidRDefault="00000000" w:rsidRPr="00000000" w14:paraId="000001F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P Luo, X Wang and Y Li, ‘The impact of datacenter load regulation on the stability of integrated power systems’ (2020) 42 Sustainable Energy Technologies and Assessments 100875 </w:t>
      </w:r>
      <w:hyperlink r:id="rId62">
        <w:r w:rsidDel="00000000" w:rsidR="00000000" w:rsidRPr="00000000">
          <w:rPr>
            <w:color w:val="81a1c1"/>
            <w:sz w:val="20"/>
            <w:szCs w:val="20"/>
            <w:u w:val="single"/>
            <w:rtl w:val="0"/>
          </w:rPr>
          <w:t xml:space="preserve">https://doi.org/10.1016/j.seta.2020.100875</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F5">
      <w:pPr>
        <w:spacing w:line="240" w:lineRule="auto"/>
        <w:rPr>
          <w:sz w:val="18"/>
          <w:szCs w:val="18"/>
        </w:rPr>
      </w:pPr>
      <w:r w:rsidDel="00000000" w:rsidR="00000000" w:rsidRPr="00000000">
        <w:rPr>
          <w:rtl w:val="0"/>
        </w:rPr>
      </w:r>
    </w:p>
  </w:footnote>
  <w:footnote w:id="70">
    <w:p w:rsidR="00000000" w:rsidDel="00000000" w:rsidP="00000000" w:rsidRDefault="00000000" w:rsidRPr="00000000" w14:paraId="000001F6">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United Kingdom, House of Commons Library, ‘Data Centres: Planning Policy, Sustainability and Resilience’ (Research Briefing CBP-10315, Parliament of the United Kingdom, 2025) &lt;</w:t>
      </w:r>
      <w:hyperlink r:id="rId63">
        <w:r w:rsidDel="00000000" w:rsidR="00000000" w:rsidRPr="00000000">
          <w:rPr>
            <w:color w:val="1155cc"/>
            <w:sz w:val="18"/>
            <w:szCs w:val="18"/>
            <w:u w:val="single"/>
            <w:rtl w:val="0"/>
          </w:rPr>
          <w:t xml:space="preserve">https://commonslibrary.parliament.uk/research-briefings/cbp-10315/</w:t>
        </w:r>
      </w:hyperlink>
      <w:r w:rsidDel="00000000" w:rsidR="00000000" w:rsidRPr="00000000">
        <w:rPr>
          <w:sz w:val="18"/>
          <w:szCs w:val="18"/>
          <w:rtl w:val="0"/>
        </w:rPr>
        <w:t xml:space="preserve">&gt;.</w:t>
      </w:r>
    </w:p>
    <w:p w:rsidR="00000000" w:rsidDel="00000000" w:rsidP="00000000" w:rsidRDefault="00000000" w:rsidRPr="00000000" w14:paraId="000001F7">
      <w:pPr>
        <w:spacing w:line="240" w:lineRule="auto"/>
        <w:rPr>
          <w:sz w:val="18"/>
          <w:szCs w:val="18"/>
        </w:rPr>
      </w:pPr>
      <w:r w:rsidDel="00000000" w:rsidR="00000000" w:rsidRPr="00000000">
        <w:rPr>
          <w:rtl w:val="0"/>
        </w:rPr>
      </w:r>
    </w:p>
  </w:footnote>
  <w:footnote w:id="71">
    <w:p w:rsidR="00000000" w:rsidDel="00000000" w:rsidP="00000000" w:rsidRDefault="00000000" w:rsidRPr="00000000" w14:paraId="000001F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Ibid.</w:t>
      </w:r>
    </w:p>
    <w:p w:rsidR="00000000" w:rsidDel="00000000" w:rsidP="00000000" w:rsidRDefault="00000000" w:rsidRPr="00000000" w14:paraId="000001F9">
      <w:pPr>
        <w:spacing w:line="240" w:lineRule="auto"/>
        <w:rPr>
          <w:sz w:val="18"/>
          <w:szCs w:val="18"/>
        </w:rPr>
      </w:pPr>
      <w:r w:rsidDel="00000000" w:rsidR="00000000" w:rsidRPr="00000000">
        <w:rPr>
          <w:rtl w:val="0"/>
        </w:rPr>
      </w:r>
    </w:p>
  </w:footnote>
  <w:footnote w:id="72">
    <w:p w:rsidR="00000000" w:rsidDel="00000000" w:rsidP="00000000" w:rsidRDefault="00000000" w:rsidRPr="00000000" w14:paraId="000001F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Matt Clifford, ‘AI Opportunities Action Plan’ (Report, UK Government, January 2025) </w:t>
      </w:r>
      <w:hyperlink r:id="rId64">
        <w:r w:rsidDel="00000000" w:rsidR="00000000" w:rsidRPr="00000000">
          <w:rPr>
            <w:color w:val="1155cc"/>
            <w:sz w:val="18"/>
            <w:szCs w:val="18"/>
            <w:u w:val="single"/>
            <w:rtl w:val="0"/>
          </w:rPr>
          <w:t xml:space="preserve">https://www.gov.uk/government/publications/ai-opportunities-action-plan/ai-opportunities-action-plan</w:t>
        </w:r>
      </w:hyperlink>
      <w:r w:rsidDel="00000000" w:rsidR="00000000" w:rsidRPr="00000000">
        <w:rPr>
          <w:sz w:val="18"/>
          <w:szCs w:val="18"/>
          <w:rtl w:val="0"/>
        </w:rPr>
        <w:t xml:space="preserve">; Department for Science, Innovation and Technology (DSIT), ‘AI Opportunities Action Plan: Government Response’ (Government Response, UK Government, January 2025) </w:t>
      </w:r>
      <w:hyperlink r:id="rId65">
        <w:r w:rsidDel="00000000" w:rsidR="00000000" w:rsidRPr="00000000">
          <w:rPr>
            <w:color w:val="1155cc"/>
            <w:sz w:val="18"/>
            <w:szCs w:val="18"/>
            <w:u w:val="single"/>
            <w:rtl w:val="0"/>
          </w:rPr>
          <w:t xml:space="preserve">https://www.gov.uk/government/publications/ai-opportunities-action-plan-government-response/ai-opportunities-action-plan-government-response</w:t>
        </w:r>
      </w:hyperlink>
      <w:r w:rsidDel="00000000" w:rsidR="00000000" w:rsidRPr="00000000">
        <w:rPr>
          <w:sz w:val="18"/>
          <w:szCs w:val="18"/>
          <w:rtl w:val="0"/>
        </w:rPr>
        <w:t xml:space="preserve">.</w:t>
      </w:r>
    </w:p>
    <w:p w:rsidR="00000000" w:rsidDel="00000000" w:rsidP="00000000" w:rsidRDefault="00000000" w:rsidRPr="00000000" w14:paraId="000001FB">
      <w:pPr>
        <w:spacing w:line="240" w:lineRule="auto"/>
        <w:rPr>
          <w:sz w:val="18"/>
          <w:szCs w:val="18"/>
        </w:rPr>
      </w:pPr>
      <w:r w:rsidDel="00000000" w:rsidR="00000000" w:rsidRPr="00000000">
        <w:rPr>
          <w:rtl w:val="0"/>
        </w:rPr>
      </w:r>
    </w:p>
  </w:footnote>
  <w:footnote w:id="73">
    <w:p w:rsidR="00000000" w:rsidDel="00000000" w:rsidP="00000000" w:rsidRDefault="00000000" w:rsidRPr="00000000" w14:paraId="000001F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Ministry of Housing, Communities and Local Government, ‘National Planning Policy Framework: Proposed Reforms and Other Changes to the Planning System’ (Consultation, UK Government, December 2025) &lt;</w:t>
      </w:r>
      <w:hyperlink r:id="rId66">
        <w:r w:rsidDel="00000000" w:rsidR="00000000" w:rsidRPr="00000000">
          <w:rPr>
            <w:color w:val="1155cc"/>
            <w:sz w:val="18"/>
            <w:szCs w:val="18"/>
            <w:u w:val="single"/>
            <w:rtl w:val="0"/>
          </w:rPr>
          <w:t xml:space="preserve">https://www.gov.uk/government/consultations/national-planning-policy-framework-proposed-reforms-and-other-changes-to-the-planning-system</w:t>
        </w:r>
      </w:hyperlink>
      <w:r w:rsidDel="00000000" w:rsidR="00000000" w:rsidRPr="00000000">
        <w:rPr>
          <w:sz w:val="18"/>
          <w:szCs w:val="18"/>
          <w:rtl w:val="0"/>
        </w:rPr>
        <w:t xml:space="preserve">&gt;.</w:t>
      </w:r>
    </w:p>
    <w:p w:rsidR="00000000" w:rsidDel="00000000" w:rsidP="00000000" w:rsidRDefault="00000000" w:rsidRPr="00000000" w14:paraId="000001FD">
      <w:pPr>
        <w:spacing w:line="240" w:lineRule="auto"/>
        <w:rPr>
          <w:sz w:val="18"/>
          <w:szCs w:val="18"/>
        </w:rPr>
      </w:pPr>
      <w:r w:rsidDel="00000000" w:rsidR="00000000" w:rsidRPr="00000000">
        <w:rPr>
          <w:rtl w:val="0"/>
        </w:rPr>
      </w:r>
    </w:p>
  </w:footnote>
  <w:footnote w:id="74">
    <w:p w:rsidR="00000000" w:rsidDel="00000000" w:rsidP="00000000" w:rsidRDefault="00000000" w:rsidRPr="00000000" w14:paraId="000001F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Department for Science, Innovation and Technology (DSIT), ‘Delivering AI Growth Zones’ (Policy Paper, UK Government, November 2025) </w:t>
      </w:r>
      <w:hyperlink r:id="rId67">
        <w:r w:rsidDel="00000000" w:rsidR="00000000" w:rsidRPr="00000000">
          <w:rPr>
            <w:color w:val="1155cc"/>
            <w:sz w:val="18"/>
            <w:szCs w:val="18"/>
            <w:u w:val="single"/>
            <w:rtl w:val="0"/>
          </w:rPr>
          <w:t xml:space="preserve">https://www.gov.uk/government/publications/delivering-ai-growth-zones/delivering-ai-growth-zones</w:t>
        </w:r>
      </w:hyperlink>
      <w:r w:rsidDel="00000000" w:rsidR="00000000" w:rsidRPr="00000000">
        <w:rPr>
          <w:sz w:val="18"/>
          <w:szCs w:val="18"/>
          <w:rtl w:val="0"/>
        </w:rPr>
        <w:t xml:space="preserve"> .</w:t>
      </w:r>
    </w:p>
    <w:p w:rsidR="00000000" w:rsidDel="00000000" w:rsidP="00000000" w:rsidRDefault="00000000" w:rsidRPr="00000000" w14:paraId="000001FF">
      <w:pPr>
        <w:spacing w:line="240" w:lineRule="auto"/>
        <w:rPr>
          <w:sz w:val="18"/>
          <w:szCs w:val="18"/>
        </w:rPr>
      </w:pPr>
      <w:r w:rsidDel="00000000" w:rsidR="00000000" w:rsidRPr="00000000">
        <w:rPr>
          <w:rtl w:val="0"/>
        </w:rPr>
      </w:r>
    </w:p>
  </w:footnote>
  <w:footnote w:id="75">
    <w:p w:rsidR="00000000" w:rsidDel="00000000" w:rsidP="00000000" w:rsidRDefault="00000000" w:rsidRPr="00000000" w14:paraId="00000200">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Department for Science, Innovation and Technology (DSIT), ‘Written Statement: Designation of UK Data Infrastructure as Critical National Infrastructure’ (Written Statement HCWS89, UK Parliament, 12 September 2024) </w:t>
      </w:r>
      <w:hyperlink r:id="rId68">
        <w:r w:rsidDel="00000000" w:rsidR="00000000" w:rsidRPr="00000000">
          <w:rPr>
            <w:color w:val="1155cc"/>
            <w:sz w:val="18"/>
            <w:szCs w:val="18"/>
            <w:u w:val="single"/>
            <w:rtl w:val="0"/>
          </w:rPr>
          <w:t xml:space="preserve">https://questions-statements.parliament.uk/written-statements/detail/2024-09-12/hcws89</w:t>
        </w:r>
      </w:hyperlink>
      <w:r w:rsidDel="00000000" w:rsidR="00000000" w:rsidRPr="00000000">
        <w:rPr>
          <w:sz w:val="18"/>
          <w:szCs w:val="18"/>
          <w:rtl w:val="0"/>
        </w:rPr>
        <w:t xml:space="preserve">.</w:t>
      </w:r>
    </w:p>
    <w:p w:rsidR="00000000" w:rsidDel="00000000" w:rsidP="00000000" w:rsidRDefault="00000000" w:rsidRPr="00000000" w14:paraId="00000201">
      <w:pPr>
        <w:spacing w:line="240" w:lineRule="auto"/>
        <w:rPr>
          <w:sz w:val="18"/>
          <w:szCs w:val="18"/>
        </w:rPr>
      </w:pPr>
      <w:r w:rsidDel="00000000" w:rsidR="00000000" w:rsidRPr="00000000">
        <w:rPr>
          <w:rtl w:val="0"/>
        </w:rPr>
      </w:r>
    </w:p>
  </w:footnote>
  <w:footnote w:id="76">
    <w:p w:rsidR="00000000" w:rsidDel="00000000" w:rsidP="00000000" w:rsidRDefault="00000000" w:rsidRPr="00000000" w14:paraId="0000020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DSIT, ‘Delivering AI Growth Zones’; Department for Science, Innovation and Technology (DSIT), ‘AI Opportunities Action Plan: One Year On’ (Progress Report, UK Government, January 2026) </w:t>
      </w:r>
      <w:hyperlink r:id="rId69">
        <w:r w:rsidDel="00000000" w:rsidR="00000000" w:rsidRPr="00000000">
          <w:rPr>
            <w:color w:val="1155cc"/>
            <w:sz w:val="18"/>
            <w:szCs w:val="18"/>
            <w:u w:val="single"/>
            <w:rtl w:val="0"/>
          </w:rPr>
          <w:t xml:space="preserve">https://www.gov.uk/government/publications/ai-opportunities-action-plan-one-year-on/ai-opportunities-action-plan-one-year-on</w:t>
        </w:r>
      </w:hyperlink>
      <w:r w:rsidDel="00000000" w:rsidR="00000000" w:rsidRPr="00000000">
        <w:rPr>
          <w:sz w:val="18"/>
          <w:szCs w:val="18"/>
          <w:rtl w:val="0"/>
        </w:rPr>
        <w:t xml:space="preserve">.</w:t>
      </w:r>
    </w:p>
    <w:p w:rsidR="00000000" w:rsidDel="00000000" w:rsidP="00000000" w:rsidRDefault="00000000" w:rsidRPr="00000000" w14:paraId="00000203">
      <w:pPr>
        <w:spacing w:line="240" w:lineRule="auto"/>
        <w:rPr>
          <w:sz w:val="18"/>
          <w:szCs w:val="18"/>
        </w:rPr>
      </w:pPr>
      <w:r w:rsidDel="00000000" w:rsidR="00000000" w:rsidRPr="00000000">
        <w:rPr>
          <w:rtl w:val="0"/>
        </w:rPr>
      </w:r>
    </w:p>
  </w:footnote>
  <w:footnote w:id="77">
    <w:p w:rsidR="00000000" w:rsidDel="00000000" w:rsidP="00000000" w:rsidRDefault="00000000" w:rsidRPr="00000000" w14:paraId="0000020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Ibid.</w:t>
      </w:r>
    </w:p>
    <w:p w:rsidR="00000000" w:rsidDel="00000000" w:rsidP="00000000" w:rsidRDefault="00000000" w:rsidRPr="00000000" w14:paraId="00000205">
      <w:pPr>
        <w:spacing w:line="240" w:lineRule="auto"/>
        <w:rPr>
          <w:sz w:val="18"/>
          <w:szCs w:val="18"/>
        </w:rPr>
      </w:pPr>
      <w:r w:rsidDel="00000000" w:rsidR="00000000" w:rsidRPr="00000000">
        <w:rPr>
          <w:rtl w:val="0"/>
        </w:rPr>
      </w:r>
    </w:p>
  </w:footnote>
  <w:footnote w:id="78">
    <w:p w:rsidR="00000000" w:rsidDel="00000000" w:rsidP="00000000" w:rsidRDefault="00000000" w:rsidRPr="00000000" w14:paraId="00000206">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House of Commons Library, ‘Data Centres: Planning Policy, Sustainability and Resilience’;  DSIT, ‘Delivering AI Growth Zones’.</w:t>
      </w:r>
    </w:p>
    <w:p w:rsidR="00000000" w:rsidDel="00000000" w:rsidP="00000000" w:rsidRDefault="00000000" w:rsidRPr="00000000" w14:paraId="00000207">
      <w:pPr>
        <w:spacing w:line="240" w:lineRule="auto"/>
        <w:rPr>
          <w:sz w:val="18"/>
          <w:szCs w:val="18"/>
        </w:rPr>
      </w:pPr>
      <w:r w:rsidDel="00000000" w:rsidR="00000000" w:rsidRPr="00000000">
        <w:rPr>
          <w:rtl w:val="0"/>
        </w:rPr>
      </w:r>
    </w:p>
  </w:footnote>
  <w:footnote w:id="79">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Central Statistics Office (Ireland), ‘Electricity Accounts Ireland 2023’ (Statistical Release, CSO, 2024) </w:t>
      </w:r>
      <w:hyperlink r:id="rId70">
        <w:r w:rsidDel="00000000" w:rsidR="00000000" w:rsidRPr="00000000">
          <w:rPr>
            <w:color w:val="1155cc"/>
            <w:sz w:val="18"/>
            <w:szCs w:val="18"/>
            <w:u w:val="single"/>
            <w:rtl w:val="0"/>
          </w:rPr>
          <w:t xml:space="preserve">https://www.cso.ie/en/releasesandpublications/ep/p-eai/electricityaccountsireland2023/</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rtl w:val="0"/>
        </w:rPr>
      </w:r>
    </w:p>
  </w:footnote>
  <w:footnote w:id="80">
    <w:p w:rsidR="00000000" w:rsidDel="00000000" w:rsidP="00000000" w:rsidRDefault="00000000" w:rsidRPr="00000000" w14:paraId="0000020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Commission for Regulation of Utilities (Ireland), ‘Large Energy Users Connection Policy Decision Paper’ (Decision Paper CRU2025236, CRU, December 2025) </w:t>
      </w:r>
      <w:hyperlink r:id="rId71">
        <w:r w:rsidDel="00000000" w:rsidR="00000000" w:rsidRPr="00000000">
          <w:rPr>
            <w:color w:val="1155cc"/>
            <w:sz w:val="18"/>
            <w:szCs w:val="18"/>
            <w:u w:val="single"/>
            <w:rtl w:val="0"/>
          </w:rPr>
          <w:t xml:space="preserve">https://cruie-live-96ca64acab2247eca8a850a7e54b-5b34f62.divio-media.com/documents/CRU2025236_Large_Energy_User_connection_policy_decision_paper.pdf</w:t>
        </w:r>
      </w:hyperlink>
      <w:r w:rsidDel="00000000" w:rsidR="00000000" w:rsidRPr="00000000">
        <w:rPr>
          <w:sz w:val="18"/>
          <w:szCs w:val="18"/>
          <w:rtl w:val="0"/>
        </w:rPr>
        <w:t xml:space="preserve">; Commission for Regulation of Utilities (Ireland), ‘Proposed Decision on Large Energy Users Connection Policy’ (Proposed Decision CRU202504, CRU, February 2025).</w:t>
      </w:r>
    </w:p>
    <w:p w:rsidR="00000000" w:rsidDel="00000000" w:rsidP="00000000" w:rsidRDefault="00000000" w:rsidRPr="00000000" w14:paraId="0000020B">
      <w:pPr>
        <w:spacing w:line="240" w:lineRule="auto"/>
        <w:rPr>
          <w:sz w:val="18"/>
          <w:szCs w:val="18"/>
        </w:rPr>
      </w:pPr>
      <w:r w:rsidDel="00000000" w:rsidR="00000000" w:rsidRPr="00000000">
        <w:rPr>
          <w:rtl w:val="0"/>
        </w:rPr>
      </w:r>
    </w:p>
  </w:footnote>
  <w:footnote w:id="81">
    <w:p w:rsidR="00000000" w:rsidDel="00000000" w:rsidP="00000000" w:rsidRDefault="00000000" w:rsidRPr="00000000" w14:paraId="0000020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Oireachtas Library and Research Service, ‘Data Centres and Energy’ (Spotlight No 2 of 2024, Houses of the Oireachtas, July 2024) &lt;</w:t>
      </w:r>
      <w:hyperlink r:id="rId72">
        <w:r w:rsidDel="00000000" w:rsidR="00000000" w:rsidRPr="00000000">
          <w:rPr>
            <w:color w:val="1155cc"/>
            <w:sz w:val="18"/>
            <w:szCs w:val="18"/>
            <w:u w:val="single"/>
            <w:rtl w:val="0"/>
          </w:rPr>
          <w:t xml:space="preserve">https://data.oireachtas.ie/ie/oireachtas/libraryResearch/2024/2024-07-23_spotlight-data-centres-and-energy_en.pdf</w:t>
        </w:r>
      </w:hyperlink>
      <w:r w:rsidDel="00000000" w:rsidR="00000000" w:rsidRPr="00000000">
        <w:rPr>
          <w:sz w:val="18"/>
          <w:szCs w:val="18"/>
          <w:rtl w:val="0"/>
        </w:rPr>
        <w:t xml:space="preserve">&gt;.</w:t>
      </w:r>
    </w:p>
    <w:p w:rsidR="00000000" w:rsidDel="00000000" w:rsidP="00000000" w:rsidRDefault="00000000" w:rsidRPr="00000000" w14:paraId="0000020D">
      <w:pPr>
        <w:spacing w:line="240" w:lineRule="auto"/>
        <w:rPr>
          <w:sz w:val="18"/>
          <w:szCs w:val="18"/>
        </w:rPr>
      </w:pPr>
      <w:r w:rsidDel="00000000" w:rsidR="00000000" w:rsidRPr="00000000">
        <w:rPr>
          <w:rtl w:val="0"/>
        </w:rPr>
      </w:r>
    </w:p>
  </w:footnote>
  <w:footnote w:id="82">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Ibid.</w:t>
      </w:r>
      <w:r w:rsidDel="00000000" w:rsidR="00000000" w:rsidRPr="00000000">
        <w:rPr>
          <w:rtl w:val="0"/>
        </w:rPr>
      </w:r>
    </w:p>
  </w:footnote>
  <w:footnote w:id="83">
    <w:p w:rsidR="00000000" w:rsidDel="00000000" w:rsidP="00000000" w:rsidRDefault="00000000" w:rsidRPr="00000000" w14:paraId="0000020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CRU, ‘Large Energy Users Connection Policy Decision Paper’.</w:t>
      </w:r>
    </w:p>
    <w:p w:rsidR="00000000" w:rsidDel="00000000" w:rsidP="00000000" w:rsidRDefault="00000000" w:rsidRPr="00000000" w14:paraId="00000210">
      <w:pPr>
        <w:spacing w:line="240" w:lineRule="auto"/>
        <w:rPr>
          <w:sz w:val="18"/>
          <w:szCs w:val="18"/>
        </w:rPr>
      </w:pPr>
      <w:r w:rsidDel="00000000" w:rsidR="00000000" w:rsidRPr="00000000">
        <w:rPr>
          <w:rtl w:val="0"/>
        </w:rPr>
      </w:r>
    </w:p>
  </w:footnote>
  <w:footnote w:id="84">
    <w:p w:rsidR="00000000" w:rsidDel="00000000" w:rsidP="00000000" w:rsidRDefault="00000000" w:rsidRPr="00000000" w14:paraId="0000021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Oireachtas Library and Research Service, ‘Data Centres and Energy’.</w:t>
      </w:r>
    </w:p>
    <w:p w:rsidR="00000000" w:rsidDel="00000000" w:rsidP="00000000" w:rsidRDefault="00000000" w:rsidRPr="00000000" w14:paraId="00000212">
      <w:pPr>
        <w:spacing w:line="240" w:lineRule="auto"/>
        <w:rPr>
          <w:sz w:val="18"/>
          <w:szCs w:val="18"/>
        </w:rPr>
      </w:pPr>
      <w:r w:rsidDel="00000000" w:rsidR="00000000" w:rsidRPr="00000000">
        <w:rPr>
          <w:rtl w:val="0"/>
        </w:rPr>
      </w:r>
    </w:p>
  </w:footnote>
  <w:footnote w:id="85">
    <w:p w:rsidR="00000000" w:rsidDel="00000000" w:rsidP="00000000" w:rsidRDefault="00000000" w:rsidRPr="00000000" w14:paraId="0000021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IDA Ireland, ‘Adapt Intelligently: A Strategy for Sustainable Growth and Innovation 2025–29’ (Corporate Strategy, IDA Ireland, 2025) &lt;</w:t>
      </w:r>
      <w:hyperlink r:id="rId73">
        <w:r w:rsidDel="00000000" w:rsidR="00000000" w:rsidRPr="00000000">
          <w:rPr>
            <w:color w:val="1155cc"/>
            <w:sz w:val="18"/>
            <w:szCs w:val="18"/>
            <w:u w:val="single"/>
            <w:rtl w:val="0"/>
          </w:rPr>
          <w:t xml:space="preserve">https://www.idaireland.com/ida-ireland-strategy-2025-2029</w:t>
        </w:r>
      </w:hyperlink>
      <w:r w:rsidDel="00000000" w:rsidR="00000000" w:rsidRPr="00000000">
        <w:rPr>
          <w:sz w:val="18"/>
          <w:szCs w:val="18"/>
          <w:rtl w:val="0"/>
        </w:rPr>
        <w:t xml:space="preserve">&gt;.</w:t>
      </w:r>
    </w:p>
    <w:p w:rsidR="00000000" w:rsidDel="00000000" w:rsidP="00000000" w:rsidRDefault="00000000" w:rsidRPr="00000000" w14:paraId="00000214">
      <w:pPr>
        <w:spacing w:line="240" w:lineRule="auto"/>
        <w:rPr>
          <w:sz w:val="18"/>
          <w:szCs w:val="18"/>
        </w:rPr>
      </w:pPr>
      <w:r w:rsidDel="00000000" w:rsidR="00000000" w:rsidRPr="00000000">
        <w:rPr>
          <w:rtl w:val="0"/>
        </w:rPr>
      </w:r>
    </w:p>
  </w:footnote>
  <w:footnote w:id="86">
    <w:p w:rsidR="00000000" w:rsidDel="00000000" w:rsidP="00000000" w:rsidRDefault="00000000" w:rsidRPr="00000000" w14:paraId="0000021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CRU, ‘Large Energy Users Connection Policy Decision Paper’.</w:t>
      </w:r>
    </w:p>
    <w:p w:rsidR="00000000" w:rsidDel="00000000" w:rsidP="00000000" w:rsidRDefault="00000000" w:rsidRPr="00000000" w14:paraId="00000216">
      <w:pPr>
        <w:spacing w:line="240" w:lineRule="auto"/>
        <w:rPr>
          <w:sz w:val="18"/>
          <w:szCs w:val="18"/>
        </w:rPr>
      </w:pPr>
      <w:r w:rsidDel="00000000" w:rsidR="00000000" w:rsidRPr="00000000">
        <w:rPr>
          <w:rtl w:val="0"/>
        </w:rPr>
      </w:r>
    </w:p>
  </w:footnote>
  <w:footnote w:id="87">
    <w:p w:rsidR="00000000" w:rsidDel="00000000" w:rsidP="00000000" w:rsidRDefault="00000000" w:rsidRPr="00000000" w14:paraId="0000021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IDA Ireland, ‘Adapt Intelligently’; United States Department of State, ‘2025 Investment Climate Statement: Ireland’ (Report, Bureau of Economic and Business Affairs, 2025) &lt;</w:t>
      </w:r>
      <w:hyperlink r:id="rId74">
        <w:r w:rsidDel="00000000" w:rsidR="00000000" w:rsidRPr="00000000">
          <w:rPr>
            <w:color w:val="1155cc"/>
            <w:sz w:val="18"/>
            <w:szCs w:val="18"/>
            <w:u w:val="single"/>
            <w:rtl w:val="0"/>
          </w:rPr>
          <w:t xml:space="preserve">https://www.state.gov/reports/2025-investment-climate-statements/ireland</w:t>
        </w:r>
      </w:hyperlink>
      <w:r w:rsidDel="00000000" w:rsidR="00000000" w:rsidRPr="00000000">
        <w:rPr>
          <w:sz w:val="18"/>
          <w:szCs w:val="18"/>
          <w:rtl w:val="0"/>
        </w:rPr>
        <w:t xml:space="preserve">&gt;.</w:t>
      </w:r>
    </w:p>
    <w:p w:rsidR="00000000" w:rsidDel="00000000" w:rsidP="00000000" w:rsidRDefault="00000000" w:rsidRPr="00000000" w14:paraId="00000218">
      <w:pPr>
        <w:spacing w:line="240" w:lineRule="auto"/>
        <w:rPr>
          <w:sz w:val="18"/>
          <w:szCs w:val="18"/>
        </w:rPr>
      </w:pPr>
      <w:r w:rsidDel="00000000" w:rsidR="00000000" w:rsidRPr="00000000">
        <w:rPr>
          <w:rtl w:val="0"/>
        </w:rPr>
      </w:r>
    </w:p>
  </w:footnote>
  <w:footnote w:id="88">
    <w:p w:rsidR="00000000" w:rsidDel="00000000" w:rsidP="00000000" w:rsidRDefault="00000000" w:rsidRPr="00000000" w14:paraId="0000021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Oireachtas Library and Research Service, ‘Data Centres and Energy’; Patrick Bresnihan and Patrick Brodie, ‘Emerging Rural Geographies of Data and Energy in Ireland’ in ANNEX (ed), States of Entanglement: Data in the Irish Landscape (Actar Publishers, 2021) 232.</w:t>
      </w:r>
    </w:p>
    <w:p w:rsidR="00000000" w:rsidDel="00000000" w:rsidP="00000000" w:rsidRDefault="00000000" w:rsidRPr="00000000" w14:paraId="0000021A">
      <w:pPr>
        <w:spacing w:line="240" w:lineRule="auto"/>
        <w:rPr>
          <w:sz w:val="18"/>
          <w:szCs w:val="18"/>
        </w:rPr>
      </w:pPr>
      <w:r w:rsidDel="00000000" w:rsidR="00000000" w:rsidRPr="00000000">
        <w:rPr>
          <w:rtl w:val="0"/>
        </w:rPr>
      </w:r>
    </w:p>
  </w:footnote>
  <w:footnote w:id="89">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Ibid.</w:t>
      </w:r>
      <w:r w:rsidDel="00000000" w:rsidR="00000000" w:rsidRPr="00000000">
        <w:rPr>
          <w:rtl w:val="0"/>
        </w:rPr>
      </w:r>
    </w:p>
  </w:footnote>
  <w:footnote w:id="1">
    <w:p w:rsidR="00000000" w:rsidDel="00000000" w:rsidP="00000000" w:rsidRDefault="00000000" w:rsidRPr="00000000" w14:paraId="0000021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K J D Chan, G Papyshev and M Yarime, ‘Balancing the tradeoff between regulation and innovation for artificial intelligence: An analysis of top-down command and control and bottom-up self-regulatory approaches’ (2024) 79 </w:t>
      </w:r>
      <w:r w:rsidDel="00000000" w:rsidR="00000000" w:rsidRPr="00000000">
        <w:rPr>
          <w:i w:val="1"/>
          <w:iCs w:val="1"/>
          <w:sz w:val="20"/>
          <w:szCs w:val="20"/>
          <w:rtl w:val="0"/>
        </w:rPr>
        <w:t xml:space="preserve">Technology in Society</w:t>
      </w:r>
      <w:r w:rsidDel="00000000" w:rsidR="00000000" w:rsidRPr="00000000">
        <w:rPr>
          <w:sz w:val="20"/>
          <w:szCs w:val="20"/>
          <w:rtl w:val="0"/>
        </w:rPr>
        <w:t xml:space="preserve"> 102747 </w:t>
      </w:r>
      <w:hyperlink r:id="rId75">
        <w:r w:rsidDel="00000000" w:rsidR="00000000" w:rsidRPr="00000000">
          <w:rPr>
            <w:color w:val="81a1c1"/>
            <w:sz w:val="20"/>
            <w:szCs w:val="20"/>
            <w:u w:val="single"/>
            <w:rtl w:val="0"/>
          </w:rPr>
          <w:t xml:space="preserve">https://doi.org/10.1016/j.techsoc.2024.102747</w:t>
        </w:r>
      </w:hyperlink>
      <w:r w:rsidDel="00000000" w:rsidR="00000000" w:rsidRPr="00000000">
        <w:rPr>
          <w:sz w:val="20"/>
          <w:szCs w:val="20"/>
          <w:rtl w:val="0"/>
        </w:rPr>
        <w:t xml:space="preserve">.</w:t>
      </w:r>
      <w:r w:rsidDel="00000000" w:rsidR="00000000" w:rsidRPr="00000000">
        <w:rPr>
          <w:rtl w:val="0"/>
        </w:rPr>
      </w:r>
    </w:p>
  </w:footnote>
  <w:footnote w:id="0">
    <w:p w:rsidR="00000000" w:rsidDel="00000000" w:rsidP="00000000" w:rsidRDefault="00000000" w:rsidRPr="00000000" w14:paraId="0000021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I V Soares, M Yarime and M Klemun, ‘Balancing the trade-off between data center development and its environmental impacts: A comparative analysis of Data Center Policymaking in Singapore, Netherlands, Ireland, Germany, USA, and the UK’ (2024) 157 </w:t>
      </w:r>
      <w:r w:rsidDel="00000000" w:rsidR="00000000" w:rsidRPr="00000000">
        <w:rPr>
          <w:i w:val="1"/>
          <w:iCs w:val="1"/>
          <w:sz w:val="18"/>
          <w:szCs w:val="18"/>
          <w:rtl w:val="0"/>
        </w:rPr>
        <w:t xml:space="preserve">Environmental Science &amp; Policy</w:t>
      </w:r>
      <w:r w:rsidDel="00000000" w:rsidR="00000000" w:rsidRPr="00000000">
        <w:rPr>
          <w:sz w:val="18"/>
          <w:szCs w:val="18"/>
          <w:rtl w:val="0"/>
        </w:rPr>
        <w:t xml:space="preserve"> 103769 </w:t>
      </w:r>
      <w:hyperlink r:id="rId76">
        <w:r w:rsidDel="00000000" w:rsidR="00000000" w:rsidRPr="00000000">
          <w:rPr>
            <w:color w:val="81a1c1"/>
            <w:sz w:val="18"/>
            <w:szCs w:val="18"/>
            <w:u w:val="single"/>
            <w:rtl w:val="0"/>
          </w:rPr>
          <w:t xml:space="preserve">https://doi.org/10.1016/j.envsci.2024.103769</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21E">
      <w:pPr>
        <w:spacing w:line="240" w:lineRule="auto"/>
        <w:rPr>
          <w:sz w:val="20"/>
          <w:szCs w:val="20"/>
        </w:rPr>
      </w:pPr>
      <w:r w:rsidDel="00000000" w:rsidR="00000000" w:rsidRPr="00000000">
        <w:rPr>
          <w:rtl w:val="0"/>
        </w:rPr>
      </w:r>
    </w:p>
  </w:footnote>
  <w:footnote w:id="6">
    <w:p w:rsidR="00000000" w:rsidDel="00000000" w:rsidP="00000000" w:rsidRDefault="00000000" w:rsidRPr="00000000" w14:paraId="0000021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W Ngata, N Bashir, M Westerlaken, L Liote, Y Chandio and E Olivetti, ‘The Cloud Next Door: Investigating the Environmental and Socioeconomic Strain of Datacenters on Local Communities’ in </w:t>
      </w:r>
      <w:r w:rsidDel="00000000" w:rsidR="00000000" w:rsidRPr="00000000">
        <w:rPr>
          <w:i w:val="1"/>
          <w:iCs w:val="1"/>
          <w:sz w:val="20"/>
          <w:szCs w:val="20"/>
          <w:rtl w:val="0"/>
        </w:rPr>
        <w:t xml:space="preserve">Proceedings of the ACM SIGCAS/SIGCHI Conference on Computing and Sustainable Societies</w:t>
      </w:r>
      <w:r w:rsidDel="00000000" w:rsidR="00000000" w:rsidRPr="00000000">
        <w:rPr>
          <w:sz w:val="20"/>
          <w:szCs w:val="20"/>
          <w:rtl w:val="0"/>
        </w:rPr>
        <w:t xml:space="preserve"> (ACM, 2025) 769–774 </w:t>
      </w:r>
      <w:hyperlink r:id="rId77">
        <w:r w:rsidDel="00000000" w:rsidR="00000000" w:rsidRPr="00000000">
          <w:rPr>
            <w:color w:val="81a1c1"/>
            <w:sz w:val="20"/>
            <w:szCs w:val="20"/>
            <w:u w:val="single"/>
            <w:rtl w:val="0"/>
          </w:rPr>
          <w:t xml:space="preserve">https://doi.org/10.1145/3715335.3736324</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20">
      <w:pPr>
        <w:spacing w:line="240" w:lineRule="auto"/>
        <w:rPr>
          <w:sz w:val="20"/>
          <w:szCs w:val="20"/>
        </w:rPr>
      </w:pPr>
      <w:r w:rsidDel="00000000" w:rsidR="00000000" w:rsidRPr="00000000">
        <w:rPr>
          <w:rtl w:val="0"/>
        </w:rPr>
      </w:r>
    </w:p>
  </w:footnote>
  <w:footnote w:id="5">
    <w:p w:rsidR="00000000" w:rsidDel="00000000" w:rsidP="00000000" w:rsidRDefault="00000000" w:rsidRPr="00000000" w14:paraId="0000022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C Carr, D Bast, K Madron and A M Syrus, ‘Mapping the clouds: The matter of data centers’ (2022) 18(1) </w:t>
      </w:r>
      <w:r w:rsidDel="00000000" w:rsidR="00000000" w:rsidRPr="00000000">
        <w:rPr>
          <w:i w:val="1"/>
          <w:iCs w:val="1"/>
          <w:sz w:val="20"/>
          <w:szCs w:val="20"/>
          <w:rtl w:val="0"/>
        </w:rPr>
        <w:t xml:space="preserve">Journal of Maps</w:t>
      </w:r>
      <w:r w:rsidDel="00000000" w:rsidR="00000000" w:rsidRPr="00000000">
        <w:rPr>
          <w:sz w:val="20"/>
          <w:szCs w:val="20"/>
          <w:rtl w:val="0"/>
        </w:rPr>
        <w:t xml:space="preserve"> 106–113 </w:t>
      </w:r>
      <w:hyperlink r:id="rId78">
        <w:r w:rsidDel="00000000" w:rsidR="00000000" w:rsidRPr="00000000">
          <w:rPr>
            <w:color w:val="81a1c1"/>
            <w:sz w:val="20"/>
            <w:szCs w:val="20"/>
            <w:u w:val="single"/>
            <w:rtl w:val="0"/>
          </w:rPr>
          <w:t xml:space="preserve">https://doi.org/10.1080/17445647.2022.2088304</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22">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22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F H M Liu, K P Y Lai, B Seah and W T L Chow, ‘Decarbonising digital infrastructure and urban sustainability in the case of data centres’ (2025) 5(1) </w:t>
      </w:r>
      <w:r w:rsidDel="00000000" w:rsidR="00000000" w:rsidRPr="00000000">
        <w:rPr>
          <w:i w:val="1"/>
          <w:iCs w:val="1"/>
          <w:sz w:val="20"/>
          <w:szCs w:val="20"/>
          <w:rtl w:val="0"/>
        </w:rPr>
        <w:t xml:space="preserve">npj Urban Sustainability</w:t>
      </w:r>
      <w:r w:rsidDel="00000000" w:rsidR="00000000" w:rsidRPr="00000000">
        <w:rPr>
          <w:sz w:val="20"/>
          <w:szCs w:val="20"/>
          <w:rtl w:val="0"/>
        </w:rPr>
        <w:t xml:space="preserve"> 15 </w:t>
      </w:r>
      <w:hyperlink r:id="rId79">
        <w:r w:rsidDel="00000000" w:rsidR="00000000" w:rsidRPr="00000000">
          <w:rPr>
            <w:color w:val="81a1c1"/>
            <w:sz w:val="20"/>
            <w:szCs w:val="20"/>
            <w:u w:val="single"/>
            <w:rtl w:val="0"/>
          </w:rPr>
          <w:t xml:space="preserve">https://doi.org/10.1038/s42949-025-00203-1</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24">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22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M T Takci, M Qadrdan, J Summers and J Gustafsson, ‘Data centres as a source of flexibility for power systems’ (2025) 13 </w:t>
      </w:r>
      <w:r w:rsidDel="00000000" w:rsidR="00000000" w:rsidRPr="00000000">
        <w:rPr>
          <w:i w:val="1"/>
          <w:iCs w:val="1"/>
          <w:sz w:val="20"/>
          <w:szCs w:val="20"/>
          <w:rtl w:val="0"/>
        </w:rPr>
        <w:t xml:space="preserve">Energy Reports</w:t>
      </w:r>
      <w:r w:rsidDel="00000000" w:rsidR="00000000" w:rsidRPr="00000000">
        <w:rPr>
          <w:sz w:val="20"/>
          <w:szCs w:val="20"/>
          <w:rtl w:val="0"/>
        </w:rPr>
        <w:t xml:space="preserve"> 3661–3671 </w:t>
      </w:r>
      <w:hyperlink r:id="rId80">
        <w:r w:rsidDel="00000000" w:rsidR="00000000" w:rsidRPr="00000000">
          <w:rPr>
            <w:color w:val="81a1c1"/>
            <w:sz w:val="20"/>
            <w:szCs w:val="20"/>
            <w:u w:val="single"/>
            <w:rtl w:val="0"/>
          </w:rPr>
          <w:t xml:space="preserve">https://doi.org/10.1016/j.egyr.2025.03.020</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26">
      <w:pPr>
        <w:spacing w:line="240" w:lineRule="auto"/>
        <w:rPr>
          <w:sz w:val="20"/>
          <w:szCs w:val="20"/>
        </w:rPr>
      </w:pPr>
      <w:r w:rsidDel="00000000" w:rsidR="00000000" w:rsidRPr="00000000">
        <w:rPr>
          <w:rtl w:val="0"/>
        </w:rPr>
      </w:r>
    </w:p>
  </w:footnote>
  <w:footnote w:id="7">
    <w:p w:rsidR="00000000" w:rsidDel="00000000" w:rsidP="00000000" w:rsidRDefault="00000000" w:rsidRPr="00000000" w14:paraId="00000227">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NSW Environment Protection Authority, </w:t>
      </w:r>
      <w:r w:rsidDel="00000000" w:rsidR="00000000" w:rsidRPr="00000000">
        <w:rPr>
          <w:i w:val="1"/>
          <w:iCs w:val="1"/>
          <w:sz w:val="18"/>
          <w:szCs w:val="18"/>
          <w:rtl w:val="0"/>
        </w:rPr>
        <w:t xml:space="preserve">New South Wales State of the Environment 2024</w:t>
      </w:r>
      <w:r w:rsidDel="00000000" w:rsidR="00000000" w:rsidRPr="00000000">
        <w:rPr>
          <w:sz w:val="18"/>
          <w:szCs w:val="18"/>
          <w:rtl w:val="0"/>
        </w:rPr>
        <w:t xml:space="preserve"> (Report, 2024) 479. </w:t>
      </w:r>
      <w:r w:rsidDel="00000000" w:rsidR="00000000" w:rsidRPr="00000000">
        <w:rPr>
          <w:rtl w:val="0"/>
        </w:rPr>
      </w:r>
    </w:p>
  </w:footnote>
  <w:footnote w:id="9">
    <w:p w:rsidR="00000000" w:rsidDel="00000000" w:rsidP="00000000" w:rsidRDefault="00000000" w:rsidRPr="00000000" w14:paraId="0000022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Department of Planning, Housing and Infrastructure (NSW), ‘State Significant Development Warehouses and Data Centres’ (Web Page)</w:t>
      </w:r>
      <w:hyperlink r:id="rId81">
        <w:r w:rsidDel="00000000" w:rsidR="00000000" w:rsidRPr="00000000">
          <w:rPr>
            <w:sz w:val="18"/>
            <w:szCs w:val="18"/>
            <w:rtl w:val="0"/>
          </w:rPr>
          <w:t xml:space="preserve"> </w:t>
        </w:r>
      </w:hyperlink>
      <w:hyperlink r:id="rId82">
        <w:r w:rsidDel="00000000" w:rsidR="00000000" w:rsidRPr="00000000">
          <w:rPr>
            <w:color w:val="1155cc"/>
            <w:sz w:val="18"/>
            <w:szCs w:val="18"/>
            <w:u w:val="single"/>
            <w:rtl w:val="0"/>
          </w:rPr>
          <w:t xml:space="preserve">https://www.planning.nsw.gov.au/policy-and-legislation/planning-reforms/ssd-warehouses-and-data-centres</w:t>
        </w:r>
      </w:hyperlink>
      <w:r w:rsidDel="00000000" w:rsidR="00000000" w:rsidRPr="00000000">
        <w:rPr>
          <w:rtl w:val="0"/>
        </w:rPr>
      </w:r>
    </w:p>
  </w:footnote>
  <w:footnote w:id="10">
    <w:p w:rsidR="00000000" w:rsidDel="00000000" w:rsidP="00000000" w:rsidRDefault="00000000" w:rsidRPr="00000000" w14:paraId="00000229">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The Premier (NSW) et al, ‘First IDA Round Attracts a $136 Billion Potential Investment Surge for NSW’ (Ministerial Media Release, 30 October 2025)</w:t>
      </w:r>
      <w:hyperlink r:id="rId83">
        <w:r w:rsidDel="00000000" w:rsidR="00000000" w:rsidRPr="00000000">
          <w:rPr>
            <w:sz w:val="18"/>
            <w:szCs w:val="18"/>
            <w:rtl w:val="0"/>
          </w:rPr>
          <w:t xml:space="preserve"> </w:t>
        </w:r>
      </w:hyperlink>
      <w:hyperlink r:id="rId84">
        <w:r w:rsidDel="00000000" w:rsidR="00000000" w:rsidRPr="00000000">
          <w:rPr>
            <w:color w:val="1155cc"/>
            <w:sz w:val="18"/>
            <w:szCs w:val="18"/>
            <w:u w:val="single"/>
            <w:rtl w:val="0"/>
          </w:rPr>
          <w:t xml:space="preserve">https://www.nsw.gov.au/ministerial-releases/first-ida-round-attracts-a-136-billion-potential-investment-surge-for-nsw</w:t>
        </w:r>
      </w:hyperlink>
      <w:r w:rsidDel="00000000" w:rsidR="00000000" w:rsidRPr="00000000">
        <w:rPr>
          <w:rtl w:val="0"/>
        </w:rPr>
      </w:r>
    </w:p>
  </w:footnote>
  <w:footnote w:id="11">
    <w:p w:rsidR="00000000" w:rsidDel="00000000" w:rsidP="00000000" w:rsidRDefault="00000000" w:rsidRPr="00000000" w14:paraId="0000022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Treasurer (NSW), Minister for Innovation, Science and Technology (NSW) and Minister for Planning and Public Spaces (NSW), ‘Southern Hemisphere’s Biggest Data Centre Gets the Green Light’ (Ministerial Media Release, 28 November 2025)</w:t>
      </w:r>
      <w:hyperlink r:id="rId85">
        <w:r w:rsidDel="00000000" w:rsidR="00000000" w:rsidRPr="00000000">
          <w:rPr>
            <w:sz w:val="18"/>
            <w:szCs w:val="18"/>
            <w:rtl w:val="0"/>
          </w:rPr>
          <w:t xml:space="preserve"> </w:t>
        </w:r>
      </w:hyperlink>
      <w:hyperlink r:id="rId86">
        <w:r w:rsidDel="00000000" w:rsidR="00000000" w:rsidRPr="00000000">
          <w:rPr>
            <w:color w:val="1155cc"/>
            <w:sz w:val="18"/>
            <w:szCs w:val="18"/>
            <w:u w:val="single"/>
            <w:rtl w:val="0"/>
          </w:rPr>
          <w:t xml:space="preserve">https://www.nsw.gov.au/ministerial-releases/southern-hemispheres-biggest-data-centre-gets-green-light</w:t>
        </w:r>
      </w:hyperlink>
      <w:r w:rsidDel="00000000" w:rsidR="00000000" w:rsidRPr="00000000">
        <w:rPr>
          <w:rtl w:val="0"/>
        </w:rPr>
      </w:r>
    </w:p>
  </w:footnote>
  <w:footnote w:id="2">
    <w:p w:rsidR="00000000" w:rsidDel="00000000" w:rsidP="00000000" w:rsidRDefault="00000000" w:rsidRPr="00000000" w14:paraId="0000022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South Wales Government, </w:t>
      </w:r>
      <w:r w:rsidDel="00000000" w:rsidR="00000000" w:rsidRPr="00000000">
        <w:rPr>
          <w:i w:val="1"/>
          <w:iCs w:val="1"/>
          <w:sz w:val="20"/>
          <w:szCs w:val="20"/>
          <w:rtl w:val="0"/>
        </w:rPr>
        <w:t xml:space="preserve">NSW Government Data Strategy</w:t>
      </w:r>
      <w:r w:rsidDel="00000000" w:rsidR="00000000" w:rsidRPr="00000000">
        <w:rPr>
          <w:sz w:val="20"/>
          <w:szCs w:val="20"/>
          <w:rtl w:val="0"/>
        </w:rPr>
        <w:t xml:space="preserve"> (Report, April 2021) 16. </w:t>
      </w:r>
    </w:p>
  </w:footnote>
  <w:footnote w:id="8">
    <w:p w:rsidR="00000000" w:rsidDel="00000000" w:rsidP="00000000" w:rsidRDefault="00000000" w:rsidRPr="00000000" w14:paraId="0000022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Australian Bureau of Statistics, </w:t>
      </w:r>
      <w:r w:rsidDel="00000000" w:rsidR="00000000" w:rsidRPr="00000000">
        <w:rPr>
          <w:i w:val="1"/>
          <w:iCs w:val="1"/>
          <w:sz w:val="18"/>
          <w:szCs w:val="18"/>
          <w:rtl w:val="0"/>
        </w:rPr>
        <w:t xml:space="preserve">Water Account, Australia</w:t>
      </w:r>
      <w:r w:rsidDel="00000000" w:rsidR="00000000" w:rsidRPr="00000000">
        <w:rPr>
          <w:sz w:val="18"/>
          <w:szCs w:val="18"/>
          <w:rtl w:val="0"/>
        </w:rPr>
        <w:t xml:space="preserve"> (Web Page, 27 November 2025)</w:t>
      </w:r>
      <w:hyperlink r:id="rId87">
        <w:r w:rsidDel="00000000" w:rsidR="00000000" w:rsidRPr="00000000">
          <w:rPr>
            <w:sz w:val="18"/>
            <w:szCs w:val="18"/>
            <w:rtl w:val="0"/>
          </w:rPr>
          <w:t xml:space="preserve"> </w:t>
        </w:r>
      </w:hyperlink>
      <w:hyperlink r:id="rId88">
        <w:r w:rsidDel="00000000" w:rsidR="00000000" w:rsidRPr="00000000">
          <w:rPr>
            <w:color w:val="1155cc"/>
            <w:sz w:val="18"/>
            <w:szCs w:val="18"/>
            <w:u w:val="single"/>
            <w:rtl w:val="0"/>
          </w:rPr>
          <w:t xml:space="preserve">https://www.abs.gov.au/statistics/environment/environmental-accounts/water-account-australia/latest-release</w:t>
        </w:r>
      </w:hyperlink>
      <w:r w:rsidDel="00000000" w:rsidR="00000000" w:rsidRPr="00000000">
        <w:rPr>
          <w:rtl w:val="0"/>
        </w:rPr>
      </w:r>
    </w:p>
  </w:footnote>
  <w:footnote w:id="43">
    <w:p w:rsidR="00000000" w:rsidDel="00000000" w:rsidP="00000000" w:rsidRDefault="00000000" w:rsidRPr="00000000" w14:paraId="000002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Cloudscene, ‘Singapore | Data Center Market Overview’ (Web Page, accessed 25 March 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sz w:val="24"/>
        <w:szCs w:val="24"/>
      </w:rPr>
    </w:pPr>
    <w:r w:rsidDel="00000000" w:rsidR="00000000" w:rsidRPr="00000000">
      <w:rPr>
        <w:b w:val="1"/>
        <w:bCs w:val="1"/>
        <w:color w:val="112d57"/>
        <w:sz w:val="24"/>
        <w:szCs w:val="24"/>
        <w:rtl w:val="0"/>
      </w:rPr>
      <w:t xml:space="preserve">LESSONS FROM INTERNATIONAL AND INTERSTATE JURISDICTIONS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-342899</wp:posOffset>
          </wp:positionV>
          <wp:extent cx="2119313" cy="62917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19313" cy="62917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b w:val="1"/>
        <w:bCs w:val="1"/>
        <w:color w:val="112d57"/>
        <w:sz w:val="20"/>
        <w:szCs w:val="20"/>
      </w:rPr>
    </w:pPr>
    <w:r w:rsidDel="00000000" w:rsidR="00000000" w:rsidRPr="00000000">
      <w:rPr>
        <w:b w:val="1"/>
        <w:bCs w:val="1"/>
        <w:color w:val="112d57"/>
        <w:sz w:val="20"/>
        <w:szCs w:val="20"/>
        <w:rtl w:val="0"/>
      </w:rPr>
      <w:t xml:space="preserve">https://www.protocolpolicylab.org/ </w:t>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-342899</wp:posOffset>
          </wp:positionV>
          <wp:extent cx="2846891" cy="84296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846891" cy="842963"/>
                  </a:xfrm>
                  <a:prstGeom prst="rect"/>
                  <a:ln/>
                </pic:spPr>
              </pic:pic>
            </a:graphicData>
          </a:graphic>
        </wp:anchor>
      </w:drawing>
    </w:r>
  </w:p>
  <w:p w:rsidR="00000000" w:rsidDel="00000000" w:rsidP="00000000" w:rsidRDefault="00000000" w:rsidRPr="00000000" w14:paraId="00000183">
    <w:pPr>
      <w:jc w:val="right"/>
      <w:rPr>
        <w:sz w:val="20"/>
        <w:szCs w:val="20"/>
      </w:rPr>
    </w:pPr>
    <w:r w:rsidDel="00000000" w:rsidR="00000000" w:rsidRPr="00000000">
      <w:rPr>
        <w:sz w:val="20"/>
        <w:szCs w:val="20"/>
        <w:rtl w:val="0"/>
      </w:rPr>
      <w:t xml:space="preserve">emma@protocolpolicylab.org </w:t>
    </w:r>
  </w:p>
  <w:p w:rsidR="00000000" w:rsidDel="00000000" w:rsidP="00000000" w:rsidRDefault="00000000" w:rsidRPr="00000000" w14:paraId="00000184">
    <w:pPr>
      <w:jc w:val="right"/>
      <w:rPr>
        <w:sz w:val="20"/>
        <w:szCs w:val="20"/>
        <w:highlight w:val="white"/>
      </w:rPr>
    </w:pPr>
    <w:r w:rsidDel="00000000" w:rsidR="00000000" w:rsidRPr="00000000">
      <w:rPr>
        <w:sz w:val="20"/>
        <w:szCs w:val="20"/>
        <w:highlight w:val="white"/>
        <w:rtl w:val="0"/>
      </w:rPr>
      <w:t xml:space="preserve">+61 466 331 315 </w:t>
    </w:r>
  </w:p>
  <w:p w:rsidR="00000000" w:rsidDel="00000000" w:rsidP="00000000" w:rsidRDefault="00000000" w:rsidRPr="00000000" w14:paraId="000001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mailto:PAWC@parliament.nsw.gov.au" TargetMode="Externa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40" Type="http://schemas.openxmlformats.org/officeDocument/2006/relationships/hyperlink" Target="https://djsir.vic.gov.au/priorities-and-initiatives/ai-mission-statement/sustainable-data-centre-action-plan" TargetMode="External"/><Relationship Id="rId84" Type="http://schemas.openxmlformats.org/officeDocument/2006/relationships/hyperlink" Target="https://www.nsw.gov.au/ministerial-releases/first-ida-round-attracts-a-136-billion-potential-investment-surge-for-nsw" TargetMode="External"/><Relationship Id="rId83" Type="http://schemas.openxmlformats.org/officeDocument/2006/relationships/hyperlink" Target="https://www.nsw.gov.au/ministerial-releases/first-ida-round-attracts-a-136-billion-potential-investment-surge-for-nsw?utm_source=chatgpt.com" TargetMode="External"/><Relationship Id="rId42" Type="http://schemas.openxmlformats.org/officeDocument/2006/relationships/hyperlink" Target="https://www.afr.com/technology/victoria-outshines-nsw-in-ai-data-centre-gold-rush-20260225-p5o5de" TargetMode="External"/><Relationship Id="rId86" Type="http://schemas.openxmlformats.org/officeDocument/2006/relationships/hyperlink" Target="https://www.nsw.gov.au/ministerial-releases/southern-hemispheres-biggest-data-centre-gets-green-light?utm_source=chatgpt.com" TargetMode="External"/><Relationship Id="rId41" Type="http://schemas.openxmlformats.org/officeDocument/2006/relationships/hyperlink" Target="https://www.nextdc.com/news/nextdc-announces-2-billion-ai-factory-and-technology-campus-at-fishermans-bend" TargetMode="External"/><Relationship Id="rId85" Type="http://schemas.openxmlformats.org/officeDocument/2006/relationships/hyperlink" Target="https://www.nsw.gov.au/ministerial-releases/southern-hemispheres-biggest-data-centre-gets-green-light?utm_source=chatgpt.com" TargetMode="External"/><Relationship Id="rId44" Type="http://schemas.openxmlformats.org/officeDocument/2006/relationships/hyperlink" Target="https://doi.org/10.1016/j.landurbplan.2013.11.007" TargetMode="External"/><Relationship Id="rId88" Type="http://schemas.openxmlformats.org/officeDocument/2006/relationships/hyperlink" Target="https://www.abs.gov.au/statistics/environment/environmental-accounts/water-account-australia/latest-release?utm_source=chatgpt.com" TargetMode="External"/><Relationship Id="rId43" Type="http://schemas.openxmlformats.org/officeDocument/2006/relationships/hyperlink" Target="https://www.afr.com/technology/victoria-outshines-nsw-in-ai-data-centre-gold-rush-20260225-p5o5de" TargetMode="External"/><Relationship Id="rId87" Type="http://schemas.openxmlformats.org/officeDocument/2006/relationships/hyperlink" Target="https://www.abs.gov.au/statistics/environment/environmental-accounts/water-account-australia/latest-release?utm_source=chatgpt.com" TargetMode="External"/><Relationship Id="rId46" Type="http://schemas.openxmlformats.org/officeDocument/2006/relationships/hyperlink" Target="https://doi.org/10.1016/j.egyr.2025.03.020" TargetMode="External"/><Relationship Id="rId45" Type="http://schemas.openxmlformats.org/officeDocument/2006/relationships/hyperlink" Target="https://doi.org/10.1145/3715335.3736324" TargetMode="External"/><Relationship Id="rId80" Type="http://schemas.openxmlformats.org/officeDocument/2006/relationships/hyperlink" Target="https://doi.org/10.1016/j.egyr.2025.03.020" TargetMode="External"/><Relationship Id="rId82" Type="http://schemas.openxmlformats.org/officeDocument/2006/relationships/hyperlink" Target="https://www.planning.nsw.gov.au/policy-and-legislation/planning-reforms/ssd-warehouses-and-data-centres?utm_source=chatgpt.com" TargetMode="External"/><Relationship Id="rId81" Type="http://schemas.openxmlformats.org/officeDocument/2006/relationships/hyperlink" Target="https://www.planning.nsw.gov.au/policy-and-legislation/planning-reforms/ssd-warehouses-and-data-centres?utm_source=chatgpt.com" TargetMode="External"/><Relationship Id="rId1" Type="http://schemas.openxmlformats.org/officeDocument/2006/relationships/hyperlink" Target="https://www.sands.no/en/news/data-centre-regulation/" TargetMode="External"/><Relationship Id="rId2" Type="http://schemas.openxmlformats.org/officeDocument/2006/relationships/hyperlink" Target="https://svw.no/en/ma-and-regulatory-insights-for-norways-data-center-industry/" TargetMode="External"/><Relationship Id="rId3" Type="http://schemas.openxmlformats.org/officeDocument/2006/relationships/hyperlink" Target="https://cms.law/en/int/expert-guides/ai-regulation-scanner/norway" TargetMode="External"/><Relationship Id="rId4" Type="http://schemas.openxmlformats.org/officeDocument/2006/relationships/hyperlink" Target="https://cms.law/en/int/expert-guides/ai-regulation-scanner/norway" TargetMode="External"/><Relationship Id="rId9" Type="http://schemas.openxmlformats.org/officeDocument/2006/relationships/hyperlink" Target="https://datatopics.worldbank.org/world-development-indicators/?utm_source=chatgpt.com" TargetMode="External"/><Relationship Id="rId48" Type="http://schemas.openxmlformats.org/officeDocument/2006/relationships/hyperlink" Target="https://doi.org/10.1039/D5EE02676H" TargetMode="External"/><Relationship Id="rId47" Type="http://schemas.openxmlformats.org/officeDocument/2006/relationships/hyperlink" Target="https://doi.org/10.1016/j.resconrec.2023.107053" TargetMode="External"/><Relationship Id="rId49" Type="http://schemas.openxmlformats.org/officeDocument/2006/relationships/hyperlink" Target="https://doi.org/10.1145/3715335.3736324" TargetMode="External"/><Relationship Id="rId5" Type="http://schemas.openxmlformats.org/officeDocument/2006/relationships/hyperlink" Target="https://www.regjeringen.no/contentassets/dff2f4dc656043be9ad5837ebbca6fae/en-gb/pdfs/datasenternaeringa-strategi-eng.pdf" TargetMode="External"/><Relationship Id="rId6" Type="http://schemas.openxmlformats.org/officeDocument/2006/relationships/hyperlink" Target="https://cms.skiftnorge.no/assets/DNV_ET_Norway_2025_A4_launch.pdf" TargetMode="External"/><Relationship Id="rId7" Type="http://schemas.openxmlformats.org/officeDocument/2006/relationships/hyperlink" Target="https://www.whitecase.com/insight-our-thinking/ai-watch-global-regulatory-tracker-norway" TargetMode="External"/><Relationship Id="rId8" Type="http://schemas.openxmlformats.org/officeDocument/2006/relationships/hyperlink" Target="https://energywatch.com/EnergyNews/Policy___Trading/article13970405.ece" TargetMode="External"/><Relationship Id="rId73" Type="http://schemas.openxmlformats.org/officeDocument/2006/relationships/hyperlink" Target="https://www.idaireland.com/ida-ireland-strategy-2025-2029" TargetMode="External"/><Relationship Id="rId72" Type="http://schemas.openxmlformats.org/officeDocument/2006/relationships/hyperlink" Target="https://data.oireachtas.ie/ie/oireachtas/libraryResearch/2024/2024-07-23_spotlight-data-centres-and-energy_en.pdf" TargetMode="External"/><Relationship Id="rId31" Type="http://schemas.openxmlformats.org/officeDocument/2006/relationships/hyperlink" Target="https://djsir.vic.gov.au/priorities-and-initiatives/ai-mission-statement/sustainable-data-centre-action-plan" TargetMode="External"/><Relationship Id="rId75" Type="http://schemas.openxmlformats.org/officeDocument/2006/relationships/hyperlink" Target="https://doi.org/10.1016/j.techsoc.2024.102747" TargetMode="External"/><Relationship Id="rId30" Type="http://schemas.openxmlformats.org/officeDocument/2006/relationships/hyperlink" Target="https://www.invest.vic.gov.au/explore-your-sector/digital-technology/data-centres" TargetMode="External"/><Relationship Id="rId74" Type="http://schemas.openxmlformats.org/officeDocument/2006/relationships/hyperlink" Target="https://www.state.gov/reports/2025-investment-climate-statements/ireland" TargetMode="External"/><Relationship Id="rId33" Type="http://schemas.openxmlformats.org/officeDocument/2006/relationships/hyperlink" Target="https://www.nextdc.com/news/nextdc-announces-2-billion-ai-factory-and-technology-campus-at-fishermans-bend" TargetMode="External"/><Relationship Id="rId77" Type="http://schemas.openxmlformats.org/officeDocument/2006/relationships/hyperlink" Target="https://doi.org/10.1145/3715335.3736324" TargetMode="External"/><Relationship Id="rId32" Type="http://schemas.openxmlformats.org/officeDocument/2006/relationships/hyperlink" Target="https://djsir.vic.gov.au/__data/assets/pdf_file/0004/2454124/The-Victorian-Governments-AI-Mission-Statement.pdf" TargetMode="External"/><Relationship Id="rId76" Type="http://schemas.openxmlformats.org/officeDocument/2006/relationships/hyperlink" Target="https://doi.org/10.1016/j.envsci.2024.103769" TargetMode="External"/><Relationship Id="rId35" Type="http://schemas.openxmlformats.org/officeDocument/2006/relationships/hyperlink" Target="https://djsir.vic.gov.au/__data/assets/pdf_file/0004/2454124/The-Victorian-Governments-AI-Mission-Statement.pdf" TargetMode="External"/><Relationship Id="rId79" Type="http://schemas.openxmlformats.org/officeDocument/2006/relationships/hyperlink" Target="https://doi.org/10.1038/s42949-025-00203-1" TargetMode="External"/><Relationship Id="rId34" Type="http://schemas.openxmlformats.org/officeDocument/2006/relationships/hyperlink" Target="https://djsir.vic.gov.au/priorities-and-initiatives/ai-mission-statement/sustainable-data-centre-action-plan" TargetMode="External"/><Relationship Id="rId78" Type="http://schemas.openxmlformats.org/officeDocument/2006/relationships/hyperlink" Target="https://doi.org/10.1080/17445647.2022.2088304" TargetMode="External"/><Relationship Id="rId71" Type="http://schemas.openxmlformats.org/officeDocument/2006/relationships/hyperlink" Target="https://cruie-live-96ca64acab2247eca8a850a7e54b-5b34f62.divio-media.com/documents/CRU2025236_Large_Energy_User_connection_policy_decision_paper.pdf" TargetMode="External"/><Relationship Id="rId70" Type="http://schemas.openxmlformats.org/officeDocument/2006/relationships/hyperlink" Target="https://www.cso.ie/en/releasesandpublications/ep/p-eai/electricityaccountsireland2023/" TargetMode="External"/><Relationship Id="rId37" Type="http://schemas.openxmlformats.org/officeDocument/2006/relationships/hyperlink" Target="https://djsir.vic.gov.au/priorities-and-initiatives/ai-mission-statement/sustainable-data-centre-action-plan" TargetMode="External"/><Relationship Id="rId36" Type="http://schemas.openxmlformats.org/officeDocument/2006/relationships/hyperlink" Target="https://djsir.vic.gov.au/priorities-and-initiatives/ai-mission-statement/sustainable-data-centre-action-plan" TargetMode="External"/><Relationship Id="rId39" Type="http://schemas.openxmlformats.org/officeDocument/2006/relationships/hyperlink" Target="https://www.invest.vic.gov.au/explore-your-sector/digital-technology/data-centres" TargetMode="External"/><Relationship Id="rId38" Type="http://schemas.openxmlformats.org/officeDocument/2006/relationships/hyperlink" Target="https://www.invest.vic.gov.au/explore-your-sector/digital-technology/data-centres" TargetMode="External"/><Relationship Id="rId62" Type="http://schemas.openxmlformats.org/officeDocument/2006/relationships/hyperlink" Target="https://doi.org/10.1016/j.seta.2020.100875" TargetMode="External"/><Relationship Id="rId61" Type="http://schemas.openxmlformats.org/officeDocument/2006/relationships/hyperlink" Target="https://doi.org/10.1016/j.envsci.2024.103769" TargetMode="External"/><Relationship Id="rId20" Type="http://schemas.openxmlformats.org/officeDocument/2006/relationships/hyperlink" Target="https://govinsider.asia/intl-en/article/singapore-introduces-new-benchmark-for-data-centre-it-equipment?utm_source=chatgpt.com" TargetMode="External"/><Relationship Id="rId64" Type="http://schemas.openxmlformats.org/officeDocument/2006/relationships/hyperlink" Target="https://www.gov.uk/government/publications/ai-opportunities-action-plan/ai-opportunities-action-plan" TargetMode="External"/><Relationship Id="rId63" Type="http://schemas.openxmlformats.org/officeDocument/2006/relationships/hyperlink" Target="https://commonslibrary.parliament.uk/research-briefings/cbp-10315/" TargetMode="External"/><Relationship Id="rId22" Type="http://schemas.openxmlformats.org/officeDocument/2006/relationships/hyperlink" Target="https://www.imda.gov.sg/resources/press-releases-factsheets-and-speeches/press-releases/2022/launch-of-pilot-data-centre---call-for-application-to-support-sustainable-growth-of-dcs?utm_source=chatgpt.com" TargetMode="External"/><Relationship Id="rId66" Type="http://schemas.openxmlformats.org/officeDocument/2006/relationships/hyperlink" Target="https://www.gov.uk/government/consultations/national-planning-policy-framework-proposed-reforms-and-other-changes-to-the-planning-system" TargetMode="External"/><Relationship Id="rId21" Type="http://schemas.openxmlformats.org/officeDocument/2006/relationships/hyperlink" Target="https://www.imda.gov.sg/resources/press-releases-factsheets-and-speeches/press-releases/2022/launch-of-pilot-data-centre---call-for-application-to-support-sustainable-growth-of-dcs?utm_source=chatgpt.com" TargetMode="External"/><Relationship Id="rId65" Type="http://schemas.openxmlformats.org/officeDocument/2006/relationships/hyperlink" Target="https://www.gov.uk/government/publications/ai-opportunities-action-plan-government-response/ai-opportunities-action-plan-government-response" TargetMode="External"/><Relationship Id="rId24" Type="http://schemas.openxmlformats.org/officeDocument/2006/relationships/hyperlink" Target="https://www.pmo.gov.sg/newsroom/dpm-heng-swee-keat-at-the-asia-tech-x-singapore-2024-opening-ceremony/" TargetMode="External"/><Relationship Id="rId68" Type="http://schemas.openxmlformats.org/officeDocument/2006/relationships/hyperlink" Target="https://questions-statements.parliament.uk/written-statements/detail/2024-09-12/hcws89" TargetMode="External"/><Relationship Id="rId23" Type="http://schemas.openxmlformats.org/officeDocument/2006/relationships/hyperlink" Target="https://www.pmo.gov.sg/newsroom/dpm-heng-swee-keat-at-the-asia-tech-x-singapore-2024-opening-ceremony/" TargetMode="External"/><Relationship Id="rId67" Type="http://schemas.openxmlformats.org/officeDocument/2006/relationships/hyperlink" Target="https://www.gov.uk/government/publications/delivering-ai-growth-zones/delivering-ai-growth-zones" TargetMode="External"/><Relationship Id="rId60" Type="http://schemas.openxmlformats.org/officeDocument/2006/relationships/hyperlink" Target="https://doi.org/10.1088/1748-9326/aaec9c" TargetMode="External"/><Relationship Id="rId26" Type="http://schemas.openxmlformats.org/officeDocument/2006/relationships/hyperlink" Target="https://www.imda.gov.sg/resources/press-releases-factsheets-and-speeches/press-releases/2023/four-data-centre-proposals-selected-as-part-of-pilot-data-centre-call-for-application" TargetMode="External"/><Relationship Id="rId25" Type="http://schemas.openxmlformats.org/officeDocument/2006/relationships/hyperlink" Target="https://www.imda.gov.sg/resources/press-releases-factsheets-and-speeches/press-releases/2023/four-data-centre-proposals-selected-as-part-of-pilot-data-centre-call-for-application?utm_source=chatgpt.com" TargetMode="External"/><Relationship Id="rId69" Type="http://schemas.openxmlformats.org/officeDocument/2006/relationships/hyperlink" Target="https://www.gov.uk/government/publications/ai-opportunities-action-plan-one-year-on/ai-opportunities-action-plan-one-year-on" TargetMode="External"/><Relationship Id="rId28" Type="http://schemas.openxmlformats.org/officeDocument/2006/relationships/hyperlink" Target="https://www.imda.gov.sg/resources/press-releases-factsheets-and-speeches/factsheets/2025/launch-of-second-data-centre" TargetMode="External"/><Relationship Id="rId27" Type="http://schemas.openxmlformats.org/officeDocument/2006/relationships/hyperlink" Target="https://www.imda.gov.sg/resources/press-releases-factsheets-and-speeches/factsheets/2025/launch-of-second-data-centre?utm_source=chatgpt.com" TargetMode="External"/><Relationship Id="rId29" Type="http://schemas.openxmlformats.org/officeDocument/2006/relationships/hyperlink" Target="https://www.abs.gov.au/statistics/people/population/national-state-and-territory-population/latest-release" TargetMode="External"/><Relationship Id="rId51" Type="http://schemas.openxmlformats.org/officeDocument/2006/relationships/hyperlink" Target="https://doi.org/10.1080/15487733.2021.1901428" TargetMode="External"/><Relationship Id="rId50" Type="http://schemas.openxmlformats.org/officeDocument/2006/relationships/hyperlink" Target="https://doi.org/10.1080/01972243.2023.2169974" TargetMode="External"/><Relationship Id="rId53" Type="http://schemas.openxmlformats.org/officeDocument/2006/relationships/hyperlink" Target="https://doi.org/10.1145/3715335.3736324" TargetMode="External"/><Relationship Id="rId52" Type="http://schemas.openxmlformats.org/officeDocument/2006/relationships/hyperlink" Target="https://doi.org/10.2139/ssrn.5356385" TargetMode="External"/><Relationship Id="rId11" Type="http://schemas.openxmlformats.org/officeDocument/2006/relationships/hyperlink" Target="https://www.imda.gov.sg/resources/blog/blog-articles/2025/02/red-dot-analytics-help-data-centres-be-cool" TargetMode="External"/><Relationship Id="rId55" Type="http://schemas.openxmlformats.org/officeDocument/2006/relationships/hyperlink" Target="https://doi.org/10.1088/1742-6596/2600/17/172003" TargetMode="External"/><Relationship Id="rId10" Type="http://schemas.openxmlformats.org/officeDocument/2006/relationships/hyperlink" Target="https://datatopics.worldbank.org/world-development-indicators/" TargetMode="External"/><Relationship Id="rId54" Type="http://schemas.openxmlformats.org/officeDocument/2006/relationships/hyperlink" Target="https://doi.org/10.3389/frsus.2024.1507030" TargetMode="External"/><Relationship Id="rId13" Type="http://schemas.openxmlformats.org/officeDocument/2006/relationships/hyperlink" Target="https://www.woodmac.com/news/opinion/southeast-asian-data-centre-power-demand-is-set-to-explode/" TargetMode="External"/><Relationship Id="rId57" Type="http://schemas.openxmlformats.org/officeDocument/2006/relationships/hyperlink" Target="https://doi.org/10.1016/j.techsoc.2024.102747" TargetMode="External"/><Relationship Id="rId12" Type="http://schemas.openxmlformats.org/officeDocument/2006/relationships/hyperlink" Target="https://www.imda.gov.sg/resources/blog/blog-articles/2025/02/red-dot-analytics-help-data-centres-be-cool" TargetMode="External"/><Relationship Id="rId56" Type="http://schemas.openxmlformats.org/officeDocument/2006/relationships/hyperlink" Target="https://doi.org/10.1016/j.patter.2025.101430" TargetMode="External"/><Relationship Id="rId15" Type="http://schemas.openxmlformats.org/officeDocument/2006/relationships/hyperlink" Target="https://www.imda.gov.sg/how-we-can-help/green-dc-roadmap" TargetMode="External"/><Relationship Id="rId59" Type="http://schemas.openxmlformats.org/officeDocument/2006/relationships/hyperlink" Target="https://doi.org/10.1016/j.envsci.2024.103769" TargetMode="External"/><Relationship Id="rId14" Type="http://schemas.openxmlformats.org/officeDocument/2006/relationships/hyperlink" Target="https://www.woodmac.com/news/opinion/southeast-asian-data-centre-power-demand-is-set-to-explode/" TargetMode="External"/><Relationship Id="rId58" Type="http://schemas.openxmlformats.org/officeDocument/2006/relationships/hyperlink" Target="https://doi.org/10.2139/ssrn.5356385" TargetMode="External"/><Relationship Id="rId17" Type="http://schemas.openxmlformats.org/officeDocument/2006/relationships/hyperlink" Target="https://www.imda.gov.sg/resources/press-releases-factsheets-and-speeches/press-releases/2025/sg-it-energy-efficiency-standard-for-data-centres-launched" TargetMode="External"/><Relationship Id="rId16" Type="http://schemas.openxmlformats.org/officeDocument/2006/relationships/hyperlink" Target="https://www.imda.gov.sg/how-we-can-help/green-dc-roadmap" TargetMode="External"/><Relationship Id="rId19" Type="http://schemas.openxmlformats.org/officeDocument/2006/relationships/hyperlink" Target="https://govinsider.asia/intl-en/article/singapore-introduces-new-benchmark-for-data-centre-it-equipment?utm_source=chatgpt.com" TargetMode="External"/><Relationship Id="rId18" Type="http://schemas.openxmlformats.org/officeDocument/2006/relationships/hyperlink" Target="https://www.imda.gov.sg/resources/press-releases-factsheets-and-speeches/press-releases/2025/sg-it-energy-efficiency-standard-for-data-centres-launch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